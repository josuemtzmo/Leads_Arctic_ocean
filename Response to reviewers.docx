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tl w:val="0"/>
        </w:rPr>
        <w:t xml:space="preserve">Reviewer #1 Evaluations:</w:t>
        <w:br w:type="textWrapping"/>
        <w:t xml:space="preserve">Science Category (Required): Science Category 2</w:t>
        <w:br w:type="textWrapping"/>
        <w:t xml:space="preserve">Presentation Category: Presentation Category A</w:t>
        <w:br w:type="textWrapping"/>
        <w:t xml:space="preserve">Key Points (Required): Yes</w:t>
        <w:br w:type="textWrapping"/>
        <w:br w:type="textWrapping"/>
        <w:t xml:space="preserve">Reviewer #1 (Comments to Author (shown to authors):</w:t>
        <w:br w:type="textWrapping"/>
        <w:br w:type="textWrapping"/>
        <w:t xml:space="preserve">Review of "Is the surface forcing through sea ice leads transferred to the Arctic Ocean interior?"</w:t>
        <w:br w:type="textWrapping"/>
        <w:br w:type="textWrapping"/>
        <w:t xml:space="preserve">By Josué Martínez-Moreno et al.</w:t>
        <w:br w:type="textWrapping"/>
        <w:br w:type="textWrapping"/>
        <w:t xml:space="preserve">Understanding the present state and ongoing Arctic climate change is high on the international agenda. This work uses a high resolution hindcast run to evaluate the effect of leads on water mass transformation under the Arctic sea ice cover. The conclusions drawn is somewhat surprising, and I think this has been written to try to create some discussion within the community. Such discussion is certainly welcome. I find most of the analysis done of a good quality, and also the text and figures to be reasonably clear. Yet I think that the last steps are missing, and that there needs to be substantial additional work done before the manuscript can be published in GRL. I am also a little doubtful that the additional analysis will fit into the compact GRL format. As this stands now there is a surprising, non-intuitive result presented, that has not been properly explained. </w:t>
        <w:br w:type="textWrapping"/>
      </w:r>
    </w:p>
    <w:p w:rsidR="00000000" w:rsidDel="00000000" w:rsidP="00000000" w:rsidRDefault="00000000" w:rsidRPr="00000000" w14:paraId="00000002">
      <w:pPr>
        <w:jc w:val="both"/>
        <w:rPr>
          <w:ins w:author="Camille LIQUE" w:id="0" w:date="2025-03-27T14:41:47Z"/>
          <w:highlight w:val="white"/>
        </w:rPr>
      </w:pPr>
      <w:ins w:author="Camille LIQUE" w:id="0" w:date="2025-03-27T14:41:47Z">
        <w:r w:rsidDel="00000000" w:rsidR="00000000" w:rsidRPr="00000000">
          <w:rPr>
            <w:sz w:val="24"/>
            <w:szCs w:val="24"/>
            <w:rtl w:val="0"/>
            <w:rPrChange w:author="Camille LIQUE" w:id="1" w:date="2025-03-27T14:41:47Z">
              <w:rPr>
                <w:highlight w:val="white"/>
              </w:rPr>
            </w:rPrChange>
          </w:rPr>
          <w:t xml:space="preserve">We thank the reviewer for their thorough review of our manuscript and their encouraging feedback. We have tried our best to address their comments, questions and suggestions as comprehensively as possible, as detailed below.</w:t>
        </w:r>
        <w:r w:rsidDel="00000000" w:rsidR="00000000" w:rsidRPr="00000000">
          <w:rPr>
            <w:rtl w:val="0"/>
          </w:rPr>
        </w:r>
      </w:ins>
    </w:p>
    <w:p w:rsidR="00000000" w:rsidDel="00000000" w:rsidP="00000000" w:rsidRDefault="00000000" w:rsidRPr="00000000" w14:paraId="00000003">
      <w:pPr>
        <w:rPr>
          <w:highlight w:val="white"/>
        </w:rPr>
      </w:pPr>
      <w:r w:rsidDel="00000000" w:rsidR="00000000" w:rsidRPr="00000000">
        <w:rPr>
          <w:highlight w:val="white"/>
          <w:rtl w:val="0"/>
        </w:rPr>
        <w:br w:type="textWrapping"/>
        <w:t xml:space="preserve">Most importantly; the physics. I find the 3 Key Points well written, and not controversial. But then; how can this both be true at the same time; </w:t>
      </w:r>
      <w:commentRangeStart w:id="0"/>
      <w:commentRangeStart w:id="1"/>
      <w:commentRangeStart w:id="2"/>
      <w:r w:rsidDel="00000000" w:rsidR="00000000" w:rsidRPr="00000000">
        <w:rPr>
          <w:highlight w:val="white"/>
          <w:rtl w:val="0"/>
        </w:rPr>
        <w:t xml:space="preserve">a) larger buoyancy fluxes through leads than outside, and b) lead water mass transformation proportional to area coverage?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highlight w:val="white"/>
          <w:rtl w:val="0"/>
        </w:rPr>
        <w:t xml:space="preserve">If this is explained somewhere, then, I missed it. When there is an additional heat loss to the atmosphere, this leads to supercooling and ice growth. This ice growth will release brine, as also shortly mention in the paper, and increase surface layer salinity. You need to explain why this is not leading to what you term WMT (Water Mass Transformation).  This is the main "problem" with the manuscript, as also noted in detailed comments below for conclusion (Line 276 - 277); "Despite these larger buoyancy fluxes, leads only account for approximately </w:t>
      </w:r>
      <w:r w:rsidDel="00000000" w:rsidR="00000000" w:rsidRPr="00000000">
        <w:rPr>
          <w:rFonts w:ascii="Gungsuh" w:cs="Gungsuh" w:eastAsia="Gungsuh" w:hAnsi="Gungsuh"/>
          <w:highlight w:val="white"/>
          <w:rtl w:val="0"/>
        </w:rPr>
        <w:t xml:space="preserve">∼</w:t>
      </w:r>
      <w:r w:rsidDel="00000000" w:rsidR="00000000" w:rsidRPr="00000000">
        <w:rPr>
          <w:highlight w:val="white"/>
          <w:rtl w:val="0"/>
        </w:rPr>
        <w:t xml:space="preserve"> 25% of the total surface water mass transformation in the ice-covered Arctic, which is roughly equivalent to their surface coverage". </w:t>
      </w:r>
    </w:p>
    <w:p w:rsidR="00000000" w:rsidDel="00000000" w:rsidP="00000000" w:rsidRDefault="00000000" w:rsidRPr="00000000" w14:paraId="00000004">
      <w:pPr>
        <w:rPr>
          <w:highlight w:val="white"/>
        </w:rPr>
      </w:pPr>
      <w:r w:rsidDel="00000000" w:rsidR="00000000" w:rsidRPr="00000000">
        <w:rPr>
          <w:highlight w:val="white"/>
          <w:rtl w:val="0"/>
        </w:rPr>
        <w:t xml:space="preserve"> </w:t>
      </w:r>
    </w:p>
    <w:p w:rsidR="00000000" w:rsidDel="00000000" w:rsidP="00000000" w:rsidRDefault="00000000" w:rsidRPr="00000000" w14:paraId="00000005">
      <w:pPr>
        <w:rPr>
          <w:b w:val="1"/>
          <w:color w:val="4472c4"/>
          <w:highlight w:val="white"/>
        </w:rPr>
      </w:pPr>
      <w:r w:rsidDel="00000000" w:rsidR="00000000" w:rsidRPr="00000000">
        <w:rPr>
          <w:b w:val="1"/>
          <w:color w:val="4472c4"/>
          <w:highlight w:val="white"/>
          <w:rtl w:val="0"/>
        </w:rPr>
        <w:t xml:space="preserve">As the reviewer points out, ice growth will release brine, but the ice growth also occurs in regions already covered by sea-ice. In other words, we do not see any indication that a different transformation occurs within leads and in ice covered regions of the domain.  We have added a few sentences in the conclusion to explain this.</w:t>
      </w:r>
    </w:p>
    <w:p w:rsidR="00000000" w:rsidDel="00000000" w:rsidP="00000000" w:rsidRDefault="00000000" w:rsidRPr="00000000" w14:paraId="00000006">
      <w:pPr>
        <w:rPr>
          <w:highlight w:val="white"/>
        </w:rPr>
      </w:pPr>
      <w:r w:rsidDel="00000000" w:rsidR="00000000" w:rsidRPr="00000000">
        <w:rPr>
          <w:b w:val="1"/>
          <w:color w:val="4472c4"/>
          <w:highlight w:val="white"/>
          <w:rtl w:val="0"/>
        </w:rPr>
        <w:br w:type="textWrapping"/>
      </w:r>
      <w:r w:rsidDel="00000000" w:rsidR="00000000" w:rsidRPr="00000000">
        <w:rPr>
          <w:highlight w:val="white"/>
          <w:rtl w:val="0"/>
        </w:rPr>
        <w:t xml:space="preserve">This may be what your simulation shows, but it could still be wrong and not occur in nature. To have any confidence in this result you at least have to explain why. I can only come up with one suggested explanation, that the extra added brine/salt only enters the surface mixed layer and stays there. Meaning that it is so fresh before winter growth starts that you never get any WMT. This would be very different on shallow shelves. So at least you need to split your results for deep water and shelves, and try to make more sense out of it. On shallow shelves and in Polynyas the extra added brine will collect at the bottom and flow out as Brine-enriched Shelf Water (BSW). See for example Shauer (1995) and Haine (2021). </w:t>
      </w:r>
    </w:p>
    <w:p w:rsidR="00000000" w:rsidDel="00000000" w:rsidP="00000000" w:rsidRDefault="00000000" w:rsidRPr="00000000" w14:paraId="00000007">
      <w:pPr>
        <w:rPr>
          <w:color w:val="ff0000"/>
        </w:rPr>
      </w:pPr>
      <w:r w:rsidDel="00000000" w:rsidR="00000000" w:rsidRPr="00000000">
        <w:rPr>
          <w:color w:val="4472c4"/>
          <w:highlight w:val="white"/>
          <w:rtl w:val="0"/>
        </w:rPr>
        <w:t xml:space="preserve">Effectively, the additional fluxes within the leads </w:t>
      </w:r>
      <w:commentRangeStart w:id="3"/>
      <w:r w:rsidDel="00000000" w:rsidR="00000000" w:rsidRPr="00000000">
        <w:rPr>
          <w:color w:val="4472c4"/>
          <w:highlight w:val="white"/>
          <w:rtl w:val="0"/>
        </w:rPr>
        <w:t xml:space="preserve">appear to not penetrate further than the mixed layer, thus effectively the ocean interior does not feel the leads.  As the reviewer points out this is different to the dynamics in Polynyas that can generate deep convection and impact the ocean circulation. Furthermore, this is a model study so it does not represent all the processes in nature, despite this, this is the state of the art in pan-Arctic ocean-ice coupled simulations that show little to no impact in the ocean, thus suggesting that either we need to develop new parametrization for models to verify the representation of leads in sea ice models.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b w:val="1"/>
          <w:color w:val="ff0000"/>
          <w:rtl w:val="0"/>
        </w:rPr>
        <w:br w:type="textWrapping"/>
      </w:r>
      <w:r w:rsidDel="00000000" w:rsidR="00000000" w:rsidRPr="00000000">
        <w:rPr>
          <w:highlight w:val="white"/>
          <w:rtl w:val="0"/>
        </w:rPr>
        <w:t xml:space="preserve">Specific comments:</w:t>
        <w:br w:type="textWrapping"/>
        <w:br w:type="textWrapping"/>
        <w:t xml:space="preserve">Abstract: 'Arctic Ocean Dynamics' is much more than WMT. What about ice growth, CO2 fluxes, stratification and mixing processes? The last sentence is thus actually wrong, and very speculative. What you have shown - at best - is that; "Thus, the present estimate indicates that leads contribute to Arctic Ocean water mass transformation proportionally to their area, contrary to previous hypotheses."</w:t>
      </w:r>
    </w:p>
    <w:p w:rsidR="00000000" w:rsidDel="00000000" w:rsidP="00000000" w:rsidRDefault="00000000" w:rsidRPr="00000000" w14:paraId="00000009">
      <w:pPr>
        <w:rPr>
          <w:highlight w:val="white"/>
        </w:rPr>
      </w:pPr>
      <w:r w:rsidDel="00000000" w:rsidR="00000000" w:rsidRPr="00000000">
        <w:rPr>
          <w:color w:val="4472c4"/>
          <w:highlight w:val="white"/>
          <w:rtl w:val="0"/>
        </w:rPr>
        <w:t xml:space="preserve">We have rephrased this sentence to match the suggestion by the reviewer.</w:t>
        <w:br w:type="textWrapping"/>
        <w:br w:type="textWrapping"/>
      </w:r>
      <w:r w:rsidDel="00000000" w:rsidR="00000000" w:rsidRPr="00000000">
        <w:rPr>
          <w:b w:val="1"/>
          <w:highlight w:val="white"/>
          <w:rtl w:val="0"/>
        </w:rPr>
        <w:t xml:space="preserve">Introduction: </w:t>
        <w:br w:type="textWrapping"/>
        <w:br w:type="textWrapping"/>
      </w:r>
      <w:r w:rsidDel="00000000" w:rsidR="00000000" w:rsidRPr="00000000">
        <w:rPr>
          <w:highlight w:val="white"/>
          <w:rtl w:val="0"/>
        </w:rPr>
        <w:t xml:space="preserve">Line 60: This is factually wrong. The stratification is governed mostly by freshwater fluxes from the atmosphere (rain+snow) and land (rivers). Serreze (2006) has contributions around 3200 km^3/yr from each, and the net sea ice export is 2300 km^3/yr. </w:t>
      </w:r>
      <w:commentRangeStart w:id="4"/>
      <w:r w:rsidDel="00000000" w:rsidR="00000000" w:rsidRPr="00000000">
        <w:rPr>
          <w:highlight w:val="white"/>
          <w:rtl w:val="0"/>
        </w:rPr>
        <w:t xml:space="preserve">The annual growth/melt cycle of sea ice does NOT add or remove any freshwater.</w:t>
      </w:r>
      <w:commentRangeEnd w:id="4"/>
      <w:r w:rsidDel="00000000" w:rsidR="00000000" w:rsidRPr="00000000">
        <w:commentReference w:id="4"/>
      </w:r>
      <w:r w:rsidDel="00000000" w:rsidR="00000000" w:rsidRPr="00000000">
        <w:rPr>
          <w:highlight w:val="white"/>
          <w:rtl w:val="0"/>
        </w:rPr>
        <w:t xml:space="preserve"> Only the net sea ice export contributes to the regional stratification. </w:t>
      </w:r>
    </w:p>
    <w:p w:rsidR="00000000" w:rsidDel="00000000" w:rsidP="00000000" w:rsidRDefault="00000000" w:rsidRPr="00000000" w14:paraId="0000000A">
      <w:pPr>
        <w:rPr>
          <w:color w:val="4472c4"/>
          <w:highlight w:val="white"/>
        </w:rPr>
      </w:pPr>
      <w:r w:rsidDel="00000000" w:rsidR="00000000" w:rsidRPr="00000000">
        <w:rPr>
          <w:color w:val="4472c4"/>
          <w:highlight w:val="white"/>
          <w:rtl w:val="0"/>
        </w:rPr>
        <w:t xml:space="preserve">We have rephrased the end of this sentence to:</w:t>
      </w:r>
    </w:p>
    <w:p w:rsidR="00000000" w:rsidDel="00000000" w:rsidP="00000000" w:rsidRDefault="00000000" w:rsidRPr="00000000" w14:paraId="0000000B">
      <w:pPr>
        <w:ind w:left="720" w:firstLine="0"/>
        <w:rPr>
          <w:color w:val="4472c4"/>
          <w:highlight w:val="white"/>
        </w:rPr>
      </w:pPr>
      <w:r w:rsidDel="00000000" w:rsidR="00000000" w:rsidRPr="00000000">
        <w:rPr>
          <w:color w:val="4472c4"/>
          <w:highlight w:val="white"/>
          <w:rtl w:val="0"/>
        </w:rPr>
        <w:t xml:space="preserve">“…, which in turn is largely determined by atmosphere-ice-ocean interactions (buoyancy fluxes at the ocean surface).”</w:t>
      </w:r>
    </w:p>
    <w:p w:rsidR="00000000" w:rsidDel="00000000" w:rsidP="00000000" w:rsidRDefault="00000000" w:rsidRPr="00000000" w14:paraId="0000000C">
      <w:pPr>
        <w:rPr>
          <w:highlight w:val="white"/>
        </w:rPr>
      </w:pPr>
      <w:r w:rsidDel="00000000" w:rsidR="00000000" w:rsidRPr="00000000">
        <w:rPr>
          <w:color w:val="4472c4"/>
          <w:highlight w:val="white"/>
          <w:rtl w:val="0"/>
        </w:rPr>
        <w:br w:type="textWrapping"/>
      </w:r>
      <w:r w:rsidDel="00000000" w:rsidR="00000000" w:rsidRPr="00000000">
        <w:rPr>
          <w:highlight w:val="white"/>
          <w:rtl w:val="0"/>
        </w:rPr>
        <w:t xml:space="preserve">Line 64: "leads experiencing melting" - this is hopefully just a mix-up of terms. Leads can NOT melt. They are open water... You probably mean the sea ice surrounding the lead?</w:t>
      </w:r>
    </w:p>
    <w:p w:rsidR="00000000" w:rsidDel="00000000" w:rsidP="00000000" w:rsidRDefault="00000000" w:rsidRPr="00000000" w14:paraId="0000000D">
      <w:pPr>
        <w:rPr>
          <w:color w:val="4472c4"/>
          <w:highlight w:val="white"/>
        </w:rPr>
      </w:pPr>
      <w:r w:rsidDel="00000000" w:rsidR="00000000" w:rsidRPr="00000000">
        <w:rPr>
          <w:color w:val="4472c4"/>
          <w:highlight w:val="white"/>
          <w:rtl w:val="0"/>
        </w:rPr>
        <w:t xml:space="preserve">Yes, we have rephrased this sentence to:</w:t>
      </w:r>
    </w:p>
    <w:p w:rsidR="00000000" w:rsidDel="00000000" w:rsidP="00000000" w:rsidRDefault="00000000" w:rsidRPr="00000000" w14:paraId="0000000E">
      <w:pPr>
        <w:ind w:left="720" w:firstLine="0"/>
        <w:rPr>
          <w:color w:val="4472c4"/>
          <w:highlight w:val="white"/>
        </w:rPr>
      </w:pPr>
      <w:r w:rsidDel="00000000" w:rsidR="00000000" w:rsidRPr="00000000">
        <w:rPr>
          <w:color w:val="4472c4"/>
          <w:highlight w:val="white"/>
          <w:rtl w:val="0"/>
        </w:rPr>
        <w:t xml:space="preserve">“Meanwhile, melting of sea ice at the edge of the leads will increase the mixed layer stratification and stabilize the ocean surface layer.”</w:t>
      </w:r>
    </w:p>
    <w:p w:rsidR="00000000" w:rsidDel="00000000" w:rsidP="00000000" w:rsidRDefault="00000000" w:rsidRPr="00000000" w14:paraId="0000000F">
      <w:pPr>
        <w:ind w:firstLine="720"/>
        <w:rPr>
          <w:highlight w:val="white"/>
        </w:rPr>
      </w:pPr>
      <w:r w:rsidDel="00000000" w:rsidR="00000000" w:rsidRPr="00000000">
        <w:rPr>
          <w:color w:val="4472c4"/>
          <w:highlight w:val="white"/>
          <w:rtl w:val="0"/>
        </w:rPr>
        <w:br w:type="textWrapping"/>
      </w:r>
      <w:r w:rsidDel="00000000" w:rsidR="00000000" w:rsidRPr="00000000">
        <w:rPr>
          <w:highlight w:val="white"/>
          <w:rtl w:val="0"/>
        </w:rPr>
        <w:t xml:space="preserve">Line 72: "the first..." is maybe correct, but then you actually need to resolve the leads. The "lead" presented in Figure 2 c) is not a lead. Here you show that the sea ice thickness reduces from 1.75 m to 1.5 m over a small linear feature. Are there "real" leads at all in the SEDNA simulations???</w:t>
      </w:r>
    </w:p>
    <w:p w:rsidR="00000000" w:rsidDel="00000000" w:rsidP="00000000" w:rsidRDefault="00000000" w:rsidRPr="00000000" w14:paraId="00000010">
      <w:pPr>
        <w:spacing w:after="240" w:before="240" w:lineRule="auto"/>
        <w:rPr>
          <w:del w:author="Camille LIQUE" w:id="2" w:date="2025-03-28T09:18:17Z"/>
          <w:color w:val="4472c4"/>
          <w:highlight w:val="white"/>
        </w:rPr>
      </w:pPr>
      <w:del w:author="Camille LIQUE" w:id="2" w:date="2025-03-28T09:18:17Z">
        <w:r w:rsidDel="00000000" w:rsidR="00000000" w:rsidRPr="00000000">
          <w:rPr>
            <w:color w:val="4472c4"/>
            <w:highlight w:val="white"/>
            <w:rtl w:val="0"/>
          </w:rPr>
          <w:delText xml:space="preserve">We confirm that the SEDNA simulations do indeed represent real leads. To clarify this, we have added an additional panel to Figure 2 that displays the decrease in ice concentration, highlighting areas where part of the grid cells are ice-free and thus the presence of leads. Other studies have </w:delText>
        </w:r>
      </w:del>
      <w:ins w:author="Camille LIQUE" w:id="3" w:date="2025-03-27T17:22:57Z">
        <w:del w:author="Camille LIQUE" w:id="2" w:date="2025-03-28T09:18:17Z">
          <w:r w:rsidDel="00000000" w:rsidR="00000000" w:rsidRPr="00000000">
            <w:rPr>
              <w:color w:val="4472c4"/>
              <w:highlight w:val="white"/>
              <w:rtl w:val="0"/>
              <w:rPrChange w:author="Camille LIQUE" w:id="4" w:date="2025-03-27T17:22:57Z">
                <w:rPr>
                  <w:color w:val="4472c4"/>
                  <w:highlight w:val="white"/>
                </w:rPr>
              </w:rPrChange>
            </w:rPr>
            <w:delText xml:space="preserve">used</w:delText>
          </w:r>
        </w:del>
      </w:ins>
      <w:del w:author="Camille LIQUE" w:id="2" w:date="2025-03-28T09:18:17Z">
        <w:r w:rsidDel="00000000" w:rsidR="00000000" w:rsidRPr="00000000">
          <w:rPr>
            <w:color w:val="4472c4"/>
            <w:highlight w:val="white"/>
            <w:rtl w:val="0"/>
            <w:rPrChange w:author="Camille LIQUE" w:id="4" w:date="2025-03-27T17:22:57Z">
              <w:rPr>
                <w:color w:val="4472c4"/>
                <w:highlight w:val="white"/>
              </w:rPr>
            </w:rPrChange>
          </w:rPr>
          <w:delText xml:space="preserve">use</w:delText>
        </w:r>
        <w:r w:rsidDel="00000000" w:rsidR="00000000" w:rsidRPr="00000000">
          <w:rPr>
            <w:color w:val="4472c4"/>
            <w:highlight w:val="white"/>
            <w:rtl w:val="0"/>
          </w:rPr>
          <w:delText xml:space="preserve"> this criteria ( Hutter, N, et.al. 2022) to identify leads since the model representation of lead does not allow to have zero concentration within a grid cell. </w:delText>
        </w:r>
      </w:del>
    </w:p>
    <w:p w:rsidR="00000000" w:rsidDel="00000000" w:rsidP="00000000" w:rsidRDefault="00000000" w:rsidRPr="00000000" w14:paraId="00000011">
      <w:pPr>
        <w:spacing w:after="240" w:before="240" w:lineRule="auto"/>
        <w:rPr>
          <w:del w:author="Camille LIQUE" w:id="2" w:date="2025-03-28T09:18:17Z"/>
          <w:color w:val="4472c4"/>
          <w:highlight w:val="white"/>
        </w:rPr>
      </w:pPr>
      <w:del w:author="Camille LIQUE" w:id="2" w:date="2025-03-28T09:18:17Z">
        <w:r w:rsidDel="00000000" w:rsidR="00000000" w:rsidRPr="00000000">
          <w:rPr>
            <w:color w:val="4472c4"/>
            <w:highlight w:val="white"/>
            <w:rtl w:val="0"/>
          </w:rPr>
          <w:delText xml:space="preserve">Leads in NEMO are represented with </w:delText>
        </w:r>
        <w:commentRangeStart w:id="5"/>
        <w:r w:rsidDel="00000000" w:rsidR="00000000" w:rsidRPr="00000000">
          <w:rPr>
            <w:color w:val="4472c4"/>
            <w:highlight w:val="white"/>
            <w:rtl w:val="0"/>
          </w:rPr>
          <w:delText xml:space="preserve">a sub-grid parameterization</w:delText>
        </w:r>
        <w:commentRangeEnd w:id="5"/>
        <w:r w:rsidDel="00000000" w:rsidR="00000000" w:rsidRPr="00000000">
          <w:commentReference w:id="5"/>
        </w:r>
        <w:r w:rsidDel="00000000" w:rsidR="00000000" w:rsidRPr="00000000">
          <w:rPr>
            <w:color w:val="4472c4"/>
            <w:highlight w:val="white"/>
            <w:rtl w:val="0"/>
          </w:rPr>
          <w:delText xml:space="preserve">, meaning that while the model captures these features, the ocean-atmosphere fluxes are underestimated due to the fact that the gridcell will have a given concentration of sea ice. Despite this limitation, these simulations represent the state-of-the-art in sea-ice modeling, and they allow us to quantify the presence of leads and their impact for the first time.</w:delText>
        </w:r>
      </w:del>
    </w:p>
    <w:p w:rsidR="00000000" w:rsidDel="00000000" w:rsidP="00000000" w:rsidRDefault="00000000" w:rsidRPr="00000000" w14:paraId="00000012">
      <w:pPr>
        <w:spacing w:after="240" w:before="240" w:lineRule="auto"/>
        <w:rPr>
          <w:ins w:author="Camille LIQUE" w:id="2" w:date="2025-03-28T09:18:17Z"/>
          <w:color w:val="4472c4"/>
          <w:rPrChange w:author="Camille LIQUE" w:id="5" w:date="2025-03-28T09:18:17Z">
            <w:rPr>
              <w:color w:val="4472c4"/>
              <w:highlight w:val="white"/>
            </w:rPr>
          </w:rPrChange>
        </w:rPr>
      </w:pPr>
      <w:ins w:author="Camille LIQUE" w:id="2" w:date="2025-03-28T09:18:17Z">
        <w:r w:rsidDel="00000000" w:rsidR="00000000" w:rsidRPr="00000000">
          <w:rPr>
            <w:color w:val="4472c4"/>
            <w:rtl w:val="0"/>
            <w:rPrChange w:author="Camille LIQUE" w:id="5" w:date="2025-03-28T09:18:17Z">
              <w:rPr>
                <w:color w:val="4472c4"/>
                <w:highlight w:val="white"/>
              </w:rPr>
            </w:rPrChange>
          </w:rPr>
          <w:t xml:space="preserve">Leads in the real </w:t>
        </w:r>
        <w:r w:rsidDel="00000000" w:rsidR="00000000" w:rsidRPr="00000000">
          <w:rPr>
            <w:color w:val="4472c4"/>
            <w:rtl w:val="0"/>
            <w:rPrChange w:author="Camille LIQUE" w:id="5" w:date="2025-03-28T09:18:17Z">
              <w:rPr>
                <w:color w:val="4472c4"/>
                <w:highlight w:val="white"/>
              </w:rPr>
            </w:rPrChange>
          </w:rPr>
          <w:t xml:space="preserve">world</w:t>
        </w:r>
        <w:r w:rsidDel="00000000" w:rsidR="00000000" w:rsidRPr="00000000">
          <w:rPr>
            <w:color w:val="4472c4"/>
            <w:rtl w:val="0"/>
            <w:rPrChange w:author="Camille LIQUE" w:id="5" w:date="2025-03-28T09:18:17Z">
              <w:rPr>
                <w:color w:val="4472c4"/>
                <w:highlight w:val="white"/>
              </w:rPr>
            </w:rPrChange>
          </w:rPr>
          <w:t xml:space="preserve"> have scales on the order of meters/tens of meters, and are thus much smaller than the model grid cell. In the case of the leads highlighted in Figure 2, the decrease in thickness is associated with a drop of the concentration (that we now show on the updated figure 2, </w:t>
        </w:r>
        <w:commentRangeStart w:id="6"/>
        <w:r w:rsidDel="00000000" w:rsidR="00000000" w:rsidRPr="00000000">
          <w:rPr>
            <w:color w:val="4472c4"/>
            <w:rtl w:val="0"/>
            <w:rPrChange w:author="Camille LIQUE" w:id="5" w:date="2025-03-28T09:18:17Z">
              <w:rPr>
                <w:color w:val="4472c4"/>
                <w:highlight w:val="white"/>
              </w:rPr>
            </w:rPrChange>
          </w:rPr>
          <w:t xml:space="preserve">and comment on in the text in Lines xx</w:t>
        </w:r>
        <w:commentRangeEnd w:id="6"/>
        <w:r w:rsidDel="00000000" w:rsidR="00000000" w:rsidRPr="00000000">
          <w:commentReference w:id="6"/>
        </w:r>
        <w:r w:rsidDel="00000000" w:rsidR="00000000" w:rsidRPr="00000000">
          <w:rPr>
            <w:color w:val="4472c4"/>
            <w:rtl w:val="0"/>
            <w:rPrChange w:author="Camille LIQUE" w:id="5" w:date="2025-03-28T09:18:17Z">
              <w:rPr>
                <w:color w:val="4472c4"/>
                <w:highlight w:val="white"/>
              </w:rPr>
            </w:rPrChange>
          </w:rPr>
          <w:t xml:space="preserve">), meaning that at least part of the grid cell is ice-free. This is a standard method to detect leads, as used for instance by Hutter et al. (2022).</w:t>
        </w:r>
        <w:r w:rsidDel="00000000" w:rsidR="00000000" w:rsidRPr="00000000">
          <w:rPr>
            <w:rtl w:val="0"/>
          </w:rPr>
        </w:r>
      </w:ins>
    </w:p>
    <w:p w:rsidR="00000000" w:rsidDel="00000000" w:rsidP="00000000" w:rsidRDefault="00000000" w:rsidRPr="00000000" w14:paraId="00000013">
      <w:pPr>
        <w:spacing w:after="240" w:before="240" w:lineRule="auto"/>
        <w:rPr>
          <w:ins w:author="Camille LIQUE" w:id="2" w:date="2025-03-28T09:18:17Z"/>
          <w:b w:val="1"/>
          <w:color w:val="4472c4"/>
          <w:rPrChange w:author="Camille LIQUE" w:id="5" w:date="2025-03-28T09:18:17Z">
            <w:rPr>
              <w:color w:val="4472c4"/>
              <w:highlight w:val="white"/>
            </w:rPr>
          </w:rPrChange>
        </w:rPr>
      </w:pPr>
      <w:ins w:author="Camille LIQUE" w:id="2" w:date="2025-03-28T09:18:17Z">
        <w:r w:rsidDel="00000000" w:rsidR="00000000" w:rsidRPr="00000000">
          <w:rPr>
            <w:rtl w:val="0"/>
          </w:rPr>
        </w:r>
      </w:ins>
    </w:p>
    <w:p w:rsidR="00000000" w:rsidDel="00000000" w:rsidP="00000000" w:rsidRDefault="00000000" w:rsidRPr="00000000" w14:paraId="00000014">
      <w:pPr>
        <w:spacing w:after="240" w:before="240" w:lineRule="auto"/>
        <w:rPr>
          <w:highlight w:val="white"/>
        </w:rPr>
      </w:pPr>
      <w:r w:rsidDel="00000000" w:rsidR="00000000" w:rsidRPr="00000000">
        <w:rPr>
          <w:b w:val="1"/>
          <w:color w:val="4472c4"/>
          <w:rtl w:val="0"/>
        </w:rPr>
        <w:br w:type="textWrapping"/>
      </w:r>
      <w:r w:rsidDel="00000000" w:rsidR="00000000" w:rsidRPr="00000000">
        <w:rPr>
          <w:b w:val="1"/>
          <w:highlight w:val="white"/>
          <w:rtl w:val="0"/>
        </w:rPr>
        <w:t xml:space="preserve">Methods:</w:t>
        <w:br w:type="textWrapping"/>
        <w:br w:type="textWrapping"/>
      </w:r>
      <w:commentRangeStart w:id="7"/>
      <w:r w:rsidDel="00000000" w:rsidR="00000000" w:rsidRPr="00000000">
        <w:rPr>
          <w:highlight w:val="white"/>
          <w:rtl w:val="0"/>
        </w:rPr>
        <w:t xml:space="preserve">Line 124 - 127: This is a fine and sufficient definition and explanation of the buoyancy flux, and the used (normal) sign convention. No further explanation of the (positive/negative) buoyancy flux is needed.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5">
      <w:pPr>
        <w:rPr>
          <w:color w:val="4472c4"/>
          <w:highlight w:val="white"/>
        </w:rPr>
      </w:pPr>
      <w:r w:rsidDel="00000000" w:rsidR="00000000" w:rsidRPr="00000000">
        <w:rPr>
          <w:color w:val="4472c4"/>
          <w:highlight w:val="white"/>
          <w:rtl w:val="0"/>
        </w:rPr>
        <w:t xml:space="preserve">We believe this makes it easier for a reader new to the buoyancy flux to understand the manuscript, thus we opted to keep the text. </w:t>
      </w:r>
    </w:p>
    <w:p w:rsidR="00000000" w:rsidDel="00000000" w:rsidP="00000000" w:rsidRDefault="00000000" w:rsidRPr="00000000" w14:paraId="00000016">
      <w:pPr>
        <w:rPr>
          <w:highlight w:val="white"/>
        </w:rPr>
      </w:pPr>
      <w:r w:rsidDel="00000000" w:rsidR="00000000" w:rsidRPr="00000000">
        <w:rPr>
          <w:color w:val="4472c4"/>
          <w:highlight w:val="white"/>
          <w:rtl w:val="0"/>
        </w:rPr>
        <w:br w:type="textWrapping"/>
      </w:r>
      <w:r w:rsidDel="00000000" w:rsidR="00000000" w:rsidRPr="00000000">
        <w:rPr>
          <w:highlight w:val="white"/>
          <w:rtl w:val="0"/>
        </w:rPr>
        <w:t xml:space="preserve">Line 131: Please define this properly the first time it is used as Water Mass Transformation (WMT). </w:t>
      </w:r>
    </w:p>
    <w:p w:rsidR="00000000" w:rsidDel="00000000" w:rsidP="00000000" w:rsidRDefault="00000000" w:rsidRPr="00000000" w14:paraId="00000017">
      <w:pPr>
        <w:rPr>
          <w:rFonts w:ascii="Times New Roman" w:cs="Times New Roman" w:eastAsia="Times New Roman" w:hAnsi="Times New Roman"/>
          <w:sz w:val="16"/>
          <w:szCs w:val="16"/>
        </w:rPr>
      </w:pPr>
      <w:r w:rsidDel="00000000" w:rsidR="00000000" w:rsidRPr="00000000">
        <w:rPr>
          <w:color w:val="4472c4"/>
          <w:highlight w:val="white"/>
          <w:rtl w:val="0"/>
        </w:rPr>
        <w:t xml:space="preserve">Done.</w:t>
        <w:br w:type="textWrapping"/>
        <w:br w:type="textWrapping"/>
      </w:r>
      <w:r w:rsidDel="00000000" w:rsidR="00000000" w:rsidRPr="00000000">
        <w:rPr>
          <w:highlight w:val="white"/>
          <w:rtl w:val="0"/>
        </w:rPr>
        <w:t xml:space="preserve">Line 141: Density is density; for example 1027.5 kg/m^3. If you subtract 1000 kg/m^3 it is no longer density. Oceanographers commonly use σ= ρ-1000. If you do, you need to explain and define. Also you need a space " " between the values and the units, and units should not be in italic font, I think.  </w:t>
      </w:r>
      <w:r w:rsidDel="00000000" w:rsidR="00000000" w:rsidRPr="00000000">
        <w:rPr>
          <w:rFonts w:ascii="Times New Roman" w:cs="Times New Roman" w:eastAsia="Times New Roman" w:hAnsi="Times New Roman"/>
          <w:color w:val="954f72"/>
          <w:sz w:val="16"/>
          <w:szCs w:val="16"/>
          <w:rtl w:val="0"/>
        </w:rPr>
        <w:t xml:space="preserve">[MOU2]</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8">
      <w:pPr>
        <w:rPr>
          <w:color w:val="4472c4"/>
          <w:highlight w:val="white"/>
        </w:rPr>
      </w:pPr>
      <w:r w:rsidDel="00000000" w:rsidR="00000000" w:rsidRPr="00000000">
        <w:rPr>
          <w:color w:val="4472c4"/>
          <w:highlight w:val="white"/>
          <w:rtl w:val="0"/>
        </w:rPr>
        <w:t xml:space="preserve">We have added the definition of σ as the density anomaly and modified the units to include the space and removed the italics across the manuscript.</w:t>
      </w:r>
    </w:p>
    <w:p w:rsidR="00000000" w:rsidDel="00000000" w:rsidP="00000000" w:rsidRDefault="00000000" w:rsidRPr="00000000" w14:paraId="00000019">
      <w:pPr>
        <w:rPr>
          <w:highlight w:val="white"/>
        </w:rPr>
      </w:pPr>
      <w:r w:rsidDel="00000000" w:rsidR="00000000" w:rsidRPr="00000000">
        <w:rPr>
          <w:rtl w:val="0"/>
        </w:rPr>
        <w:t xml:space="preserve"> </w:t>
        <w:br w:type="textWrapping"/>
      </w:r>
      <w:r w:rsidDel="00000000" w:rsidR="00000000" w:rsidRPr="00000000">
        <w:rPr>
          <w:b w:val="1"/>
          <w:highlight w:val="white"/>
          <w:rtl w:val="0"/>
        </w:rPr>
        <w:t xml:space="preserve">Section 3: Buoyancy forcing in leads</w:t>
        <w:br w:type="textWrapping"/>
        <w:br w:type="textWrapping"/>
      </w:r>
      <w:commentRangeStart w:id="8"/>
      <w:r w:rsidDel="00000000" w:rsidR="00000000" w:rsidRPr="00000000">
        <w:rPr>
          <w:highlight w:val="white"/>
          <w:rtl w:val="0"/>
        </w:rPr>
        <w:t xml:space="preserve">Line 168-173</w:t>
      </w:r>
      <w:commentRangeEnd w:id="8"/>
      <w:r w:rsidDel="00000000" w:rsidR="00000000" w:rsidRPr="00000000">
        <w:commentReference w:id="8"/>
      </w:r>
      <w:r w:rsidDel="00000000" w:rsidR="00000000" w:rsidRPr="00000000">
        <w:rPr>
          <w:highlight w:val="white"/>
          <w:rtl w:val="0"/>
        </w:rPr>
        <w:t xml:space="preserve">: This text that repeats the positive/negative definitions can be deleted. It was clearly stated in Line 124 - 127.  </w:t>
      </w:r>
    </w:p>
    <w:p w:rsidR="00000000" w:rsidDel="00000000" w:rsidP="00000000" w:rsidRDefault="00000000" w:rsidRPr="00000000" w14:paraId="0000001A">
      <w:pPr>
        <w:rPr>
          <w:color w:val="4472c4"/>
          <w:highlight w:val="white"/>
        </w:rPr>
      </w:pPr>
      <w:r w:rsidDel="00000000" w:rsidR="00000000" w:rsidRPr="00000000">
        <w:rPr>
          <w:color w:val="4472c4"/>
          <w:highlight w:val="white"/>
          <w:rtl w:val="0"/>
        </w:rPr>
        <w:t xml:space="preserve">We have removed this text here to avoid repetition as pointed out by the reviewer.</w:t>
      </w:r>
    </w:p>
    <w:p w:rsidR="00000000" w:rsidDel="00000000" w:rsidP="00000000" w:rsidRDefault="00000000" w:rsidRPr="00000000" w14:paraId="0000001B">
      <w:pPr>
        <w:rPr>
          <w:highlight w:val="white"/>
        </w:rPr>
      </w:pPr>
      <w:r w:rsidDel="00000000" w:rsidR="00000000" w:rsidRPr="00000000">
        <w:rPr>
          <w:rtl w:val="0"/>
        </w:rPr>
        <w:t xml:space="preserve"> </w:t>
        <w:br w:type="textWrapping"/>
      </w:r>
      <w:r w:rsidDel="00000000" w:rsidR="00000000" w:rsidRPr="00000000">
        <w:rPr>
          <w:highlight w:val="white"/>
          <w:rtl w:val="0"/>
        </w:rPr>
        <w:t xml:space="preserve">Line 173 - 177: Please state clearly what is the average 'Winter' buoyancy flux (negative) and what is the average 'Summer' buoyancy flux (positive) within the ice covered area. "each date" does not have meaning here, but probably refers to figure 2 a). Remember that one should be able to read the text without looking at the figure, or read the caption.  </w:t>
      </w:r>
    </w:p>
    <w:p w:rsidR="00000000" w:rsidDel="00000000" w:rsidP="00000000" w:rsidRDefault="00000000" w:rsidRPr="00000000" w14:paraId="0000001C">
      <w:pPr>
        <w:rPr>
          <w:color w:val="4472c4"/>
          <w:highlight w:val="white"/>
        </w:rPr>
      </w:pPr>
      <w:r w:rsidDel="00000000" w:rsidR="00000000" w:rsidRPr="00000000">
        <w:rPr>
          <w:color w:val="4472c4"/>
          <w:highlight w:val="white"/>
          <w:rtl w:val="0"/>
        </w:rPr>
        <w:t xml:space="preserve">We have added the extra information within the line, it now reads:</w:t>
      </w:r>
    </w:p>
    <w:p w:rsidR="00000000" w:rsidDel="00000000" w:rsidP="00000000" w:rsidRDefault="00000000" w:rsidRPr="00000000" w14:paraId="0000001D">
      <w:pPr>
        <w:ind w:left="720" w:firstLine="0"/>
        <w:rPr>
          <w:color w:val="4472c4"/>
        </w:rPr>
      </w:pPr>
      <w:r w:rsidDel="00000000" w:rsidR="00000000" w:rsidRPr="00000000">
        <w:rPr>
          <w:rFonts w:ascii="Arial Unicode MS" w:cs="Arial Unicode MS" w:eastAsia="Arial Unicode MS" w:hAnsi="Arial Unicode MS"/>
          <w:color w:val="4472c4"/>
          <w:rtl w:val="0"/>
        </w:rPr>
        <w:t xml:space="preserve">“The spatial averaged buoyancy flux across the ice-covered Arctic (15% - 100% ice concentration) within the leads is −2.2×10</w:t>
      </w:r>
      <w:r w:rsidDel="00000000" w:rsidR="00000000" w:rsidRPr="00000000">
        <w:rPr>
          <w:rFonts w:ascii="Arial Unicode MS" w:cs="Arial Unicode MS" w:eastAsia="Arial Unicode MS" w:hAnsi="Arial Unicode MS"/>
          <w:color w:val="4472c4"/>
          <w:vertAlign w:val="superscript"/>
          <w:rtl w:val="0"/>
        </w:rPr>
        <w:t xml:space="preserve">−8</w:t>
      </w:r>
      <w:r w:rsidDel="00000000" w:rsidR="00000000" w:rsidRPr="00000000">
        <w:rPr>
          <w:color w:val="4472c4"/>
          <w:rtl w:val="0"/>
        </w:rPr>
        <w:t xml:space="preserve"> m</w:t>
      </w:r>
      <w:r w:rsidDel="00000000" w:rsidR="00000000" w:rsidRPr="00000000">
        <w:rPr>
          <w:color w:val="4472c4"/>
          <w:vertAlign w:val="superscript"/>
          <w:rtl w:val="0"/>
        </w:rPr>
        <w:t xml:space="preserve">2</w:t>
      </w:r>
      <w:r w:rsidDel="00000000" w:rsidR="00000000" w:rsidRPr="00000000">
        <w:rPr>
          <w:color w:val="4472c4"/>
          <w:rtl w:val="0"/>
        </w:rPr>
        <w:t xml:space="preserve">/s</w:t>
      </w:r>
      <w:r w:rsidDel="00000000" w:rsidR="00000000" w:rsidRPr="00000000">
        <w:rPr>
          <w:color w:val="4472c4"/>
          <w:vertAlign w:val="superscript"/>
          <w:rtl w:val="0"/>
        </w:rPr>
        <w:t xml:space="preserve">3</w:t>
      </w:r>
      <w:r w:rsidDel="00000000" w:rsidR="00000000" w:rsidRPr="00000000">
        <w:rPr>
          <w:color w:val="4472c4"/>
          <w:rtl w:val="0"/>
        </w:rPr>
        <w:t xml:space="preserve"> and 7.2×10</w:t>
      </w:r>
      <w:r w:rsidDel="00000000" w:rsidR="00000000" w:rsidRPr="00000000">
        <w:rPr>
          <w:rFonts w:ascii="Arial Unicode MS" w:cs="Arial Unicode MS" w:eastAsia="Arial Unicode MS" w:hAnsi="Arial Unicode MS"/>
          <w:color w:val="4472c4"/>
          <w:vertAlign w:val="superscript"/>
          <w:rtl w:val="0"/>
        </w:rPr>
        <w:t xml:space="preserve">−8</w:t>
      </w:r>
      <w:r w:rsidDel="00000000" w:rsidR="00000000" w:rsidRPr="00000000">
        <w:rPr>
          <w:color w:val="4472c4"/>
          <w:rtl w:val="0"/>
        </w:rPr>
        <w:t xml:space="preserve"> m</w:t>
      </w:r>
      <w:r w:rsidDel="00000000" w:rsidR="00000000" w:rsidRPr="00000000">
        <w:rPr>
          <w:color w:val="4472c4"/>
          <w:vertAlign w:val="superscript"/>
          <w:rtl w:val="0"/>
        </w:rPr>
        <w:t xml:space="preserve">2</w:t>
      </w:r>
      <w:r w:rsidDel="00000000" w:rsidR="00000000" w:rsidRPr="00000000">
        <w:rPr>
          <w:color w:val="4472c4"/>
          <w:rtl w:val="0"/>
        </w:rPr>
        <w:t xml:space="preserve">/s</w:t>
      </w:r>
      <w:r w:rsidDel="00000000" w:rsidR="00000000" w:rsidRPr="00000000">
        <w:rPr>
          <w:color w:val="4472c4"/>
          <w:vertAlign w:val="superscript"/>
          <w:rtl w:val="0"/>
        </w:rPr>
        <w:t xml:space="preserve">3</w:t>
      </w:r>
      <w:r w:rsidDel="00000000" w:rsidR="00000000" w:rsidRPr="00000000">
        <w:rPr>
          <w:color w:val="4472c4"/>
          <w:rtl w:val="0"/>
        </w:rPr>
        <w:t xml:space="preserve"> for the 1st of January and 25th of June, respectively. Excluding the leads</w:t>
      </w:r>
      <w:ins w:author="Camille LIQUE" w:id="6" w:date="2025-03-28T10:32:24Z">
        <w:r w:rsidDel="00000000" w:rsidR="00000000" w:rsidRPr="00000000">
          <w:rPr>
            <w:color w:val="4472c4"/>
            <w:rtl w:val="0"/>
          </w:rPr>
          <w:t xml:space="preserve">,</w:t>
        </w:r>
      </w:ins>
      <w:r w:rsidDel="00000000" w:rsidR="00000000" w:rsidRPr="00000000">
        <w:rPr>
          <w:rFonts w:ascii="Arial Unicode MS" w:cs="Arial Unicode MS" w:eastAsia="Arial Unicode MS" w:hAnsi="Arial Unicode MS"/>
          <w:color w:val="4472c4"/>
          <w:rtl w:val="0"/>
        </w:rPr>
        <w:t xml:space="preserve"> the buoyancy fluxes are −2.4 × 10</w:t>
      </w:r>
      <w:r w:rsidDel="00000000" w:rsidR="00000000" w:rsidRPr="00000000">
        <w:rPr>
          <w:rFonts w:ascii="Arial Unicode MS" w:cs="Arial Unicode MS" w:eastAsia="Arial Unicode MS" w:hAnsi="Arial Unicode MS"/>
          <w:color w:val="4472c4"/>
          <w:vertAlign w:val="superscript"/>
          <w:rtl w:val="0"/>
        </w:rPr>
        <w:t xml:space="preserve">−8</w:t>
      </w:r>
      <w:r w:rsidDel="00000000" w:rsidR="00000000" w:rsidRPr="00000000">
        <w:rPr>
          <w:color w:val="4472c4"/>
          <w:rtl w:val="0"/>
        </w:rPr>
        <w:t xml:space="preserve"> m</w:t>
      </w:r>
      <w:r w:rsidDel="00000000" w:rsidR="00000000" w:rsidRPr="00000000">
        <w:rPr>
          <w:color w:val="4472c4"/>
          <w:vertAlign w:val="superscript"/>
          <w:rtl w:val="0"/>
        </w:rPr>
        <w:t xml:space="preserve">2</w:t>
      </w:r>
      <w:r w:rsidDel="00000000" w:rsidR="00000000" w:rsidRPr="00000000">
        <w:rPr>
          <w:color w:val="4472c4"/>
          <w:rtl w:val="0"/>
        </w:rPr>
        <w:t xml:space="preserve">/s</w:t>
      </w:r>
      <w:r w:rsidDel="00000000" w:rsidR="00000000" w:rsidRPr="00000000">
        <w:rPr>
          <w:color w:val="4472c4"/>
          <w:vertAlign w:val="superscript"/>
          <w:rtl w:val="0"/>
        </w:rPr>
        <w:t xml:space="preserve">3</w:t>
      </w:r>
      <w:r w:rsidDel="00000000" w:rsidR="00000000" w:rsidRPr="00000000">
        <w:rPr>
          <w:color w:val="4472c4"/>
          <w:rtl w:val="0"/>
        </w:rPr>
        <w:t xml:space="preserve"> and 5.7 × 10</w:t>
      </w:r>
      <w:r w:rsidDel="00000000" w:rsidR="00000000" w:rsidRPr="00000000">
        <w:rPr>
          <w:rFonts w:ascii="Arial Unicode MS" w:cs="Arial Unicode MS" w:eastAsia="Arial Unicode MS" w:hAnsi="Arial Unicode MS"/>
          <w:color w:val="4472c4"/>
          <w:vertAlign w:val="superscript"/>
          <w:rtl w:val="0"/>
        </w:rPr>
        <w:t xml:space="preserve">−8</w:t>
      </w:r>
      <w:r w:rsidDel="00000000" w:rsidR="00000000" w:rsidRPr="00000000">
        <w:rPr>
          <w:color w:val="4472c4"/>
          <w:rtl w:val="0"/>
        </w:rPr>
        <w:t xml:space="preserve"> m</w:t>
      </w:r>
      <w:r w:rsidDel="00000000" w:rsidR="00000000" w:rsidRPr="00000000">
        <w:rPr>
          <w:color w:val="4472c4"/>
          <w:vertAlign w:val="superscript"/>
          <w:rtl w:val="0"/>
        </w:rPr>
        <w:t xml:space="preserve">2</w:t>
      </w:r>
      <w:r w:rsidDel="00000000" w:rsidR="00000000" w:rsidRPr="00000000">
        <w:rPr>
          <w:color w:val="4472c4"/>
          <w:rtl w:val="0"/>
        </w:rPr>
        <w:t xml:space="preserve">/s</w:t>
      </w:r>
      <w:r w:rsidDel="00000000" w:rsidR="00000000" w:rsidRPr="00000000">
        <w:rPr>
          <w:color w:val="4472c4"/>
          <w:vertAlign w:val="superscript"/>
          <w:rtl w:val="0"/>
        </w:rPr>
        <w:t xml:space="preserve">3</w:t>
      </w:r>
      <w:ins w:author="Camille LIQUE" w:id="7" w:date="2025-03-28T10:32:27Z">
        <w:r w:rsidDel="00000000" w:rsidR="00000000" w:rsidRPr="00000000">
          <w:rPr>
            <w:color w:val="4472c4"/>
            <w:rtl w:val="0"/>
            <w:rPrChange w:author="Camille LIQUE" w:id="8" w:date="2025-03-28T10:32:27Z">
              <w:rPr>
                <w:color w:val="4472c4"/>
                <w:vertAlign w:val="superscript"/>
              </w:rPr>
            </w:rPrChange>
          </w:rPr>
          <w:t xml:space="preserve"> on</w:t>
        </w:r>
      </w:ins>
      <w:del w:author="Camille LIQUE" w:id="7" w:date="2025-03-28T10:32:27Z">
        <w:r w:rsidDel="00000000" w:rsidR="00000000" w:rsidRPr="00000000">
          <w:rPr>
            <w:color w:val="4472c4"/>
            <w:rtl w:val="0"/>
            <w:rPrChange w:author="Camille LIQUE" w:id="8" w:date="2025-03-28T10:32:27Z">
              <w:rPr>
                <w:color w:val="4472c4"/>
              </w:rPr>
            </w:rPrChange>
          </w:rPr>
          <w:delText xml:space="preserve">during</w:delText>
        </w:r>
      </w:del>
      <w:r w:rsidDel="00000000" w:rsidR="00000000" w:rsidRPr="00000000">
        <w:rPr>
          <w:color w:val="4472c4"/>
          <w:rtl w:val="0"/>
        </w:rPr>
        <w:t xml:space="preserve"> the same dates.”</w:t>
      </w:r>
    </w:p>
    <w:p w:rsidR="00000000" w:rsidDel="00000000" w:rsidP="00000000" w:rsidRDefault="00000000" w:rsidRPr="00000000" w14:paraId="0000001E">
      <w:pPr>
        <w:rPr>
          <w:highlight w:val="white"/>
        </w:rPr>
      </w:pPr>
      <w:r w:rsidDel="00000000" w:rsidR="00000000" w:rsidRPr="00000000">
        <w:rPr>
          <w:color w:val="4472c4"/>
          <w:rtl w:val="0"/>
        </w:rPr>
        <w:br w:type="textWrapping"/>
      </w:r>
      <w:r w:rsidDel="00000000" w:rsidR="00000000" w:rsidRPr="00000000">
        <w:rPr>
          <w:highlight w:val="white"/>
          <w:rtl w:val="0"/>
        </w:rPr>
        <w:t xml:space="preserve">Line 181 - 184: Also here there are some fundamental issues with terms... There is a large heat flux in the lead, regardless of we</w:t>
      </w:r>
      <w:del w:author="Camille LIQUE" w:id="9" w:date="2025-03-28T10:35:23Z">
        <w:r w:rsidDel="00000000" w:rsidR="00000000" w:rsidRPr="00000000">
          <w:rPr>
            <w:highlight w:val="white"/>
            <w:rtl w:val="0"/>
          </w:rPr>
          <w:delText xml:space="preserve">a</w:delText>
        </w:r>
      </w:del>
      <w:r w:rsidDel="00000000" w:rsidR="00000000" w:rsidRPr="00000000">
        <w:rPr>
          <w:highlight w:val="white"/>
          <w:rtl w:val="0"/>
        </w:rPr>
        <w:t xml:space="preserve">ther the ocean cools or not. You are correct that the ocean is (of course) at the local (salinity dependent) freezing point, and can not cool (much) further. But it does actually get super cooled, and THEN the sea ice forms, and releases the heat back to the ocean, and warms it back up to the freezing point. So the heat flux grows ice, as you state. If this is the case then what you show in Fig 2 e) is not heat flux, it is the ocean cooling. This is a very important difference. The 'surface heat flux' is what you can measure, at the surface, the net transfer of energy from the surface towards the air. </w:t>
      </w:r>
    </w:p>
    <w:p w:rsidR="00000000" w:rsidDel="00000000" w:rsidP="00000000" w:rsidRDefault="00000000" w:rsidRPr="00000000" w14:paraId="0000001F">
      <w:pPr>
        <w:rPr>
          <w:highlight w:val="white"/>
        </w:rPr>
      </w:pPr>
      <w:del w:author="Camille LIQUE" w:id="10" w:date="2025-03-28T10:36:15Z">
        <w:r w:rsidDel="00000000" w:rsidR="00000000" w:rsidRPr="00000000">
          <w:rPr>
            <w:color w:val="4472c4"/>
            <w:highlight w:val="white"/>
            <w:rtl w:val="0"/>
          </w:rPr>
          <w:delText xml:space="preserve">In reality, </w:delText>
        </w:r>
      </w:del>
      <w:ins w:author="Camille LIQUE" w:id="10" w:date="2025-03-28T10:36:15Z">
        <w:r w:rsidDel="00000000" w:rsidR="00000000" w:rsidRPr="00000000">
          <w:rPr>
            <w:color w:val="4472c4"/>
            <w:highlight w:val="white"/>
            <w:rtl w:val="0"/>
          </w:rPr>
          <w:t xml:space="preserve">W</w:t>
        </w:r>
      </w:ins>
      <w:del w:author="Camille LIQUE" w:id="10" w:date="2025-03-28T10:36:15Z">
        <w:r w:rsidDel="00000000" w:rsidR="00000000" w:rsidRPr="00000000">
          <w:rPr>
            <w:color w:val="4472c4"/>
            <w:highlight w:val="white"/>
            <w:rtl w:val="0"/>
          </w:rPr>
          <w:delText xml:space="preserve">w</w:delText>
        </w:r>
      </w:del>
      <w:r w:rsidDel="00000000" w:rsidR="00000000" w:rsidRPr="00000000">
        <w:rPr>
          <w:color w:val="4472c4"/>
          <w:highlight w:val="white"/>
          <w:rtl w:val="0"/>
        </w:rPr>
        <w:t xml:space="preserve">e agree with the reviewer</w:t>
      </w:r>
      <w:del w:author="Camille LIQUE" w:id="11" w:date="2025-03-28T10:36:30Z">
        <w:r w:rsidDel="00000000" w:rsidR="00000000" w:rsidRPr="00000000">
          <w:rPr>
            <w:color w:val="4472c4"/>
            <w:highlight w:val="white"/>
            <w:rtl w:val="0"/>
          </w:rPr>
          <w:delText xml:space="preserve">,</w:delText>
        </w:r>
      </w:del>
      <w:r w:rsidDel="00000000" w:rsidR="00000000" w:rsidRPr="00000000">
        <w:rPr>
          <w:color w:val="4472c4"/>
          <w:highlight w:val="white"/>
          <w:rtl w:val="0"/>
        </w:rPr>
        <w:t xml:space="preserve"> </w:t>
      </w:r>
      <w:ins w:author="Camille LIQUE" w:id="12" w:date="2025-03-28T10:36:23Z">
        <w:r w:rsidDel="00000000" w:rsidR="00000000" w:rsidRPr="00000000">
          <w:rPr>
            <w:color w:val="4472c4"/>
            <w:highlight w:val="white"/>
            <w:rtl w:val="0"/>
          </w:rPr>
          <w:t xml:space="preserve">that in reality, </w:t>
        </w:r>
      </w:ins>
      <w:r w:rsidDel="00000000" w:rsidR="00000000" w:rsidRPr="00000000">
        <w:rPr>
          <w:color w:val="4472c4"/>
          <w:highlight w:val="white"/>
          <w:rtl w:val="0"/>
        </w:rPr>
        <w:t xml:space="preserve">the ocean can be supercooled, yet in the model</w:t>
      </w:r>
      <w:ins w:author="Camille LIQUE" w:id="13" w:date="2025-03-28T10:36:34Z">
        <w:r w:rsidDel="00000000" w:rsidR="00000000" w:rsidRPr="00000000">
          <w:rPr>
            <w:color w:val="4472c4"/>
            <w:highlight w:val="white"/>
            <w:rtl w:val="0"/>
          </w:rPr>
          <w:t xml:space="preserve"> (as in any model)</w:t>
        </w:r>
      </w:ins>
      <w:r w:rsidDel="00000000" w:rsidR="00000000" w:rsidRPr="00000000">
        <w:rPr>
          <w:color w:val="4472c4"/>
          <w:highlight w:val="white"/>
          <w:rtl w:val="0"/>
        </w:rPr>
        <w:t xml:space="preserve">, the super cooling process does not exist. Therefore, this is a representation of this process, as soon as the ocean surface is at the freezing point, the extra heat lost will be transferred to an equivalent ice growth and the ocean surface will not experience further cooling. We have further clarified the sentence of the figure 2e description.</w:t>
      </w:r>
      <w:r w:rsidDel="00000000" w:rsidR="00000000" w:rsidRPr="00000000">
        <w:rPr>
          <w:b w:val="1"/>
          <w:color w:val="4472c4"/>
          <w:highlight w:val="white"/>
          <w:rtl w:val="0"/>
        </w:rPr>
        <w:br w:type="textWrapping"/>
        <w:br w:type="textWrapping"/>
      </w:r>
      <w:r w:rsidDel="00000000" w:rsidR="00000000" w:rsidRPr="00000000">
        <w:rPr>
          <w:highlight w:val="white"/>
          <w:rtl w:val="0"/>
        </w:rPr>
        <w:t xml:space="preserve">Figure 2 caption: You make this much more difficult than it has to be. "Note that positive buoyancy fluxes correspond to buoyancy loss, while negative buoyancy fluxes correspond to buoyancy gain by the ocean." This is not correct. Adding buoyancy (positive flux) = more buoyant water = decreasing surface density. Removing buoyancy (negative flux) = less buoyant water = increasing surface density. Please re-write. It should be enough to explain this in the text (Line 168 - 171).  </w:t>
      </w:r>
    </w:p>
    <w:p w:rsidR="00000000" w:rsidDel="00000000" w:rsidP="00000000" w:rsidRDefault="00000000" w:rsidRPr="00000000" w14:paraId="00000020">
      <w:pPr>
        <w:rPr>
          <w:color w:val="4472c4"/>
          <w:highlight w:val="white"/>
        </w:rPr>
      </w:pPr>
      <w:r w:rsidDel="00000000" w:rsidR="00000000" w:rsidRPr="00000000">
        <w:rPr>
          <w:color w:val="4472c4"/>
          <w:highlight w:val="white"/>
          <w:rtl w:val="0"/>
        </w:rPr>
        <w:t xml:space="preserve">We have rephrased this sentence. Since the lines 168-171 were deleted as suggested by the reviewer, we opted to include this note in the figure caption. </w:t>
      </w:r>
    </w:p>
    <w:p w:rsidR="00000000" w:rsidDel="00000000" w:rsidP="00000000" w:rsidRDefault="00000000" w:rsidRPr="00000000" w14:paraId="00000021">
      <w:pPr>
        <w:rPr>
          <w:highlight w:val="white"/>
        </w:rPr>
      </w:pPr>
      <w:r w:rsidDel="00000000" w:rsidR="00000000" w:rsidRPr="00000000">
        <w:rPr>
          <w:color w:val="4472c4"/>
          <w:highlight w:val="white"/>
          <w:rtl w:val="0"/>
        </w:rPr>
        <w:br w:type="textWrapping"/>
      </w:r>
      <w:r w:rsidDel="00000000" w:rsidR="00000000" w:rsidRPr="00000000">
        <w:rPr>
          <w:highlight w:val="white"/>
          <w:rtl w:val="0"/>
        </w:rPr>
        <w:t xml:space="preserve">Line 191: With a positive heat flux (warming and summer) there is net melting, and an INCREASE in the (positive) freshwater flux.  </w:t>
      </w:r>
    </w:p>
    <w:p w:rsidR="00000000" w:rsidDel="00000000" w:rsidP="00000000" w:rsidRDefault="00000000" w:rsidRPr="00000000" w14:paraId="00000022">
      <w:pPr>
        <w:rPr>
          <w:highlight w:val="white"/>
        </w:rPr>
      </w:pPr>
      <w:ins w:author="Camille LIQUE" w:id="14" w:date="2025-03-28T10:33:18Z">
        <w:r w:rsidDel="00000000" w:rsidR="00000000" w:rsidRPr="00000000">
          <w:rPr>
            <w:color w:val="4472c4"/>
            <w:highlight w:val="white"/>
            <w:rtl w:val="0"/>
            <w:rPrChange w:author="Camille LIQUE" w:id="15" w:date="2025-03-28T10:33:18Z">
              <w:rPr>
                <w:highlight w:val="white"/>
              </w:rPr>
            </w:rPrChange>
          </w:rPr>
          <w:t xml:space="preserve">Fixed</w:t>
        </w:r>
      </w:ins>
      <w:del w:author="Camille LIQUE" w:id="14" w:date="2025-03-28T10:33:18Z">
        <w:r w:rsidDel="00000000" w:rsidR="00000000" w:rsidRPr="00000000">
          <w:rPr>
            <w:color w:val="4472c4"/>
            <w:highlight w:val="white"/>
            <w:rtl w:val="0"/>
            <w:rPrChange w:author="Camille LIQUE" w:id="15" w:date="2025-03-28T10:33:18Z">
              <w:rPr>
                <w:color w:val="4472c4"/>
                <w:highlight w:val="white"/>
              </w:rPr>
            </w:rPrChange>
          </w:rPr>
          <w:delText xml:space="preserve">Done</w:delText>
        </w:r>
      </w:del>
      <w:r w:rsidDel="00000000" w:rsidR="00000000" w:rsidRPr="00000000">
        <w:rPr>
          <w:color w:val="4472c4"/>
          <w:highlight w:val="white"/>
          <w:rtl w:val="0"/>
        </w:rPr>
        <w:t xml:space="preserve">.</w:t>
        <w:br w:type="textWrapping"/>
        <w:br w:type="textWrapping"/>
      </w:r>
      <w:r w:rsidDel="00000000" w:rsidR="00000000" w:rsidRPr="00000000">
        <w:rPr>
          <w:highlight w:val="white"/>
          <w:rtl w:val="0"/>
        </w:rPr>
        <w:t xml:space="preserve">Line 193: Here you have used the terms correctly. A positive buoyancy flux = decrease in surface density.</w:t>
      </w:r>
    </w:p>
    <w:p w:rsidR="00000000" w:rsidDel="00000000" w:rsidP="00000000" w:rsidRDefault="00000000" w:rsidRPr="00000000" w14:paraId="00000023">
      <w:pPr>
        <w:rPr>
          <w:rFonts w:ascii="Times New Roman" w:cs="Times New Roman" w:eastAsia="Times New Roman" w:hAnsi="Times New Roman"/>
          <w:sz w:val="16"/>
          <w:szCs w:val="16"/>
        </w:rPr>
      </w:pPr>
      <w:r w:rsidDel="00000000" w:rsidR="00000000" w:rsidRPr="00000000">
        <w:rPr>
          <w:color w:val="4472c4"/>
          <w:highlight w:val="white"/>
          <w:rtl w:val="0"/>
        </w:rPr>
        <w:t xml:space="preserve">Thanks, we have revised the manuscript to be consistent.</w:t>
        <w:br w:type="textWrapping"/>
        <w:br w:type="textWrapping"/>
      </w:r>
      <w:r w:rsidDel="00000000" w:rsidR="00000000" w:rsidRPr="00000000">
        <w:rPr>
          <w:highlight w:val="white"/>
          <w:rtl w:val="0"/>
        </w:rPr>
        <w:t xml:space="preserve">Line 198: There is no physical connection between how leads are created and their buoyancy flux. What you probably mean is the width? So a lead with a (very) small width may have a small extra heat flux. This brings up an important question - how small lead width does SEDNA resolve? Leads can have as small widths as 10 m ( Muchow et al 2021). The smallest width SEDNA can produce is likely 100 m (grid size??). But surely - there should be some grid cells within the ice pack that has zero ice thickness??</w:t>
      </w:r>
      <w:r w:rsidDel="00000000" w:rsidR="00000000" w:rsidRPr="00000000">
        <w:rPr>
          <w:rFonts w:ascii="Times New Roman" w:cs="Times New Roman" w:eastAsia="Times New Roman" w:hAnsi="Times New Roman"/>
          <w:color w:val="954f72"/>
          <w:sz w:val="16"/>
          <w:szCs w:val="16"/>
          <w:rtl w:val="0"/>
        </w:rPr>
        <w:t xml:space="preserve">[MOU4]</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24">
      <w:pPr>
        <w:rPr>
          <w:b w:val="1"/>
          <w:color w:val="4472c4"/>
          <w:highlight w:val="white"/>
        </w:rPr>
      </w:pPr>
      <w:commentRangeStart w:id="9"/>
      <w:r w:rsidDel="00000000" w:rsidR="00000000" w:rsidRPr="00000000">
        <w:rPr>
          <w:b w:val="1"/>
          <w:color w:val="4472c4"/>
          <w:highlight w:val="white"/>
          <w:rtl w:val="0"/>
        </w:rPr>
        <w:t xml:space="preserve">Maybe said something like that we take the full grid cell, rather than a percentage of it, meaning that we are integrating some subgrid regions covered by ice. We do what we can? Perhaps say in the conclusion that an improvement to test will be to include the subgrid parametrization with the fluxes, i.e. link more consistently the leads and the fluxes. </w:t>
      </w:r>
    </w:p>
    <w:p w:rsidR="00000000" w:rsidDel="00000000" w:rsidP="00000000" w:rsidRDefault="00000000" w:rsidRPr="00000000" w14:paraId="00000025">
      <w:pPr>
        <w:rPr>
          <w:highlight w:val="white"/>
        </w:rPr>
      </w:pPr>
      <w:r w:rsidDel="00000000" w:rsidR="00000000" w:rsidRPr="00000000">
        <w:rPr>
          <w:highlight w:val="white"/>
          <w:rtl w:val="0"/>
        </w:rPr>
        <w:t xml:space="preserve"> </w:t>
      </w:r>
    </w:p>
    <w:p w:rsidR="00000000" w:rsidDel="00000000" w:rsidP="00000000" w:rsidRDefault="00000000" w:rsidRPr="00000000" w14:paraId="00000026">
      <w:pPr>
        <w:rPr>
          <w:b w:val="1"/>
          <w:highlight w:val="white"/>
        </w:rPr>
      </w:pPr>
      <w:r w:rsidDel="00000000" w:rsidR="00000000" w:rsidRPr="00000000">
        <w:rPr>
          <w:b w:val="1"/>
          <w:color w:val="4472c4"/>
          <w:highlight w:val="white"/>
          <w:rtl w:val="0"/>
        </w:rPr>
        <w:t xml:space="preserve">SEDNA can resolve leads of ~1km (slightly bigger that the grid size). Again, due to the continuous nature of the sea ice model, there are no grid cells with zero ice thickness, except near the coast line. </w:t>
        <w:br w:type="textWrapping"/>
      </w:r>
      <w:commentRangeEnd w:id="9"/>
      <w:r w:rsidDel="00000000" w:rsidR="00000000" w:rsidRPr="00000000">
        <w:commentReference w:id="9"/>
      </w:r>
      <w:r w:rsidDel="00000000" w:rsidR="00000000" w:rsidRPr="00000000">
        <w:rPr>
          <w:b w:val="1"/>
          <w:color w:val="4472c4"/>
          <w:highlight w:val="white"/>
          <w:rtl w:val="0"/>
        </w:rPr>
        <w:br w:type="textWrapping"/>
      </w:r>
      <w:r w:rsidDel="00000000" w:rsidR="00000000" w:rsidRPr="00000000">
        <w:rPr>
          <w:b w:val="1"/>
          <w:highlight w:val="white"/>
          <w:rtl w:val="0"/>
        </w:rPr>
        <w:t xml:space="preserve">Section 4: Integrated .... Arctic Buoyancy </w:t>
      </w:r>
    </w:p>
    <w:p w:rsidR="00000000" w:rsidDel="00000000" w:rsidP="00000000" w:rsidRDefault="00000000" w:rsidRPr="00000000" w14:paraId="00000027">
      <w:pPr>
        <w:rPr>
          <w:highlight w:val="white"/>
        </w:rPr>
      </w:pPr>
      <w:r w:rsidDel="00000000" w:rsidR="00000000" w:rsidRPr="00000000">
        <w:rPr>
          <w:b w:val="1"/>
          <w:highlight w:val="white"/>
          <w:rtl w:val="0"/>
        </w:rPr>
        <w:br w:type="textWrapping"/>
      </w:r>
      <w:r w:rsidDel="00000000" w:rsidR="00000000" w:rsidRPr="00000000">
        <w:rPr>
          <w:highlight w:val="white"/>
          <w:rtl w:val="0"/>
        </w:rPr>
        <w:t xml:space="preserve">Line 225 - 226: The haline dominance of the buoyancy flux has a simple cause, the water temperature is already at the lowest possible value, this should be stated.</w:t>
      </w:r>
    </w:p>
    <w:p w:rsidR="00000000" w:rsidDel="00000000" w:rsidP="00000000" w:rsidRDefault="00000000" w:rsidRPr="00000000" w14:paraId="00000028">
      <w:pPr>
        <w:rPr>
          <w:color w:val="4472c4"/>
          <w:highlight w:val="white"/>
        </w:rPr>
      </w:pPr>
      <w:r w:rsidDel="00000000" w:rsidR="00000000" w:rsidRPr="00000000">
        <w:rPr>
          <w:color w:val="4472c4"/>
          <w:highlight w:val="white"/>
          <w:rtl w:val="0"/>
        </w:rPr>
        <w:t xml:space="preserve">Done,  we have rephrased the sentence to include this:</w:t>
      </w:r>
    </w:p>
    <w:p w:rsidR="00000000" w:rsidDel="00000000" w:rsidP="00000000" w:rsidRDefault="00000000" w:rsidRPr="00000000" w14:paraId="00000029">
      <w:pPr>
        <w:ind w:left="720" w:firstLine="0"/>
        <w:rPr>
          <w:color w:val="4472c4"/>
          <w:highlight w:val="white"/>
        </w:rPr>
      </w:pPr>
      <w:r w:rsidDel="00000000" w:rsidR="00000000" w:rsidRPr="00000000">
        <w:rPr>
          <w:color w:val="4472c4"/>
          <w:highlight w:val="white"/>
          <w:rtl w:val="0"/>
        </w:rPr>
        <w:t xml:space="preserve">“Note that in the ice pack, the haline component of the buoyancy flux determines the buoyancy flux, while the heat contribution is negligible due to the fact that the surface temperature is already at the freezing point…”</w:t>
        <w:br w:type="textWrapping"/>
        <w:br w:type="textWrapping"/>
      </w:r>
    </w:p>
    <w:p w:rsidR="00000000" w:rsidDel="00000000" w:rsidP="00000000" w:rsidRDefault="00000000" w:rsidRPr="00000000" w14:paraId="0000002A">
      <w:pPr>
        <w:rPr>
          <w:highlight w:val="white"/>
        </w:rPr>
      </w:pPr>
      <w:r w:rsidDel="00000000" w:rsidR="00000000" w:rsidRPr="00000000">
        <w:rPr>
          <w:highlight w:val="white"/>
          <w:rtl w:val="0"/>
        </w:rPr>
        <w:t xml:space="preserve">Line 229: If the MIZ has positive buoyancy fluxes all year, then the required heat source can not come through the surface. Let's take the Barents Sea, which is cooling about 200 W/m^2 during winter (November - February, Smedsrud et al 2013). This sea-ice melting must then be ocean heat, either advected horizontally or mixed up vertically from below. The important aspect here is that you have not explained anything around these lateral and vertical heat fluxes. This should at least be shortly described, as you probably ignore such heat fluxes totally. </w:t>
      </w:r>
    </w:p>
    <w:p w:rsidR="00000000" w:rsidDel="00000000" w:rsidP="00000000" w:rsidRDefault="00000000" w:rsidRPr="00000000" w14:paraId="0000002B">
      <w:pPr>
        <w:rPr>
          <w:color w:val="4472c4"/>
          <w:highlight w:val="white"/>
        </w:rPr>
      </w:pPr>
      <w:r w:rsidDel="00000000" w:rsidR="00000000" w:rsidRPr="00000000">
        <w:rPr>
          <w:color w:val="4472c4"/>
          <w:highlight w:val="white"/>
          <w:rtl w:val="0"/>
        </w:rPr>
        <w:t xml:space="preserve">We have added the following description to address the reviewer comment</w:t>
      </w:r>
      <w:del w:author="Camille LIQUE" w:id="16" w:date="2025-03-28T11:03:44Z">
        <w:r w:rsidDel="00000000" w:rsidR="00000000" w:rsidRPr="00000000">
          <w:rPr>
            <w:color w:val="4472c4"/>
            <w:highlight w:val="white"/>
            <w:rtl w:val="0"/>
          </w:rPr>
          <w:delText xml:space="preserve"> and included that it can in fact come from the surface as the solar radiation will be absorbed more in the leads than in ice covered regions</w:delText>
        </w:r>
      </w:del>
      <w:r w:rsidDel="00000000" w:rsidR="00000000" w:rsidRPr="00000000">
        <w:rPr>
          <w:color w:val="4472c4"/>
          <w:highlight w:val="white"/>
          <w:rtl w:val="0"/>
        </w:rPr>
        <w:t xml:space="preserve">: </w:t>
      </w:r>
    </w:p>
    <w:p w:rsidR="00000000" w:rsidDel="00000000" w:rsidP="00000000" w:rsidRDefault="00000000" w:rsidRPr="00000000" w14:paraId="0000002C">
      <w:pPr>
        <w:ind w:left="720" w:firstLine="0"/>
        <w:rPr>
          <w:color w:val="4472c4"/>
          <w:highlight w:val="white"/>
        </w:rPr>
      </w:pPr>
      <w:r w:rsidDel="00000000" w:rsidR="00000000" w:rsidRPr="00000000">
        <w:rPr>
          <w:color w:val="4472c4"/>
          <w:highlight w:val="white"/>
          <w:rtl w:val="0"/>
        </w:rPr>
        <w:t xml:space="preserve">“The MIZ is predominantly associated with a positive buoyancy flux resulting from a preferential melting in this region throughout the year (except for autumn)</w:t>
      </w:r>
      <w:ins w:author="Camille LIQUE" w:id="17" w:date="2025-03-28T11:01:59Z">
        <w:r w:rsidDel="00000000" w:rsidR="00000000" w:rsidRPr="00000000">
          <w:rPr>
            <w:color w:val="4472c4"/>
            <w:highlight w:val="white"/>
            <w:rtl w:val="0"/>
          </w:rPr>
          <w:t xml:space="preserve">, likely driven by the significant amount of heat advected horizontally to these regions by the ocean</w:t>
        </w:r>
      </w:ins>
      <w:r w:rsidDel="00000000" w:rsidR="00000000" w:rsidRPr="00000000">
        <w:rPr>
          <w:color w:val="4472c4"/>
          <w:highlight w:val="white"/>
          <w:rtl w:val="0"/>
        </w:rPr>
        <w:t xml:space="preserve">. </w:t>
      </w:r>
      <w:del w:author="Camille LIQUE" w:id="18" w:date="2025-03-28T11:03:32Z">
        <w:r w:rsidDel="00000000" w:rsidR="00000000" w:rsidRPr="00000000">
          <w:rPr>
            <w:color w:val="4472c4"/>
            <w:highlight w:val="white"/>
            <w:rtl w:val="0"/>
          </w:rPr>
          <w:delText xml:space="preserve">This positive buoyancy flux is likely driven by the ocean heat content below the MIZ enhancing melt within the region, as well as increased penetration of solar radiation in the presence of leads, which facilitates the absorption of heat.</w:delText>
        </w:r>
      </w:del>
      <w:r w:rsidDel="00000000" w:rsidR="00000000" w:rsidRPr="00000000">
        <w:rPr>
          <w:color w:val="4472c4"/>
          <w:highlight w:val="white"/>
          <w:rtl w:val="0"/>
        </w:rPr>
        <w:t xml:space="preserve">”</w:t>
        <w:br w:type="textWrapping"/>
        <w:br w:type="textWrapping"/>
      </w:r>
    </w:p>
    <w:p w:rsidR="00000000" w:rsidDel="00000000" w:rsidP="00000000" w:rsidRDefault="00000000" w:rsidRPr="00000000" w14:paraId="0000002D">
      <w:pPr>
        <w:rPr>
          <w:b w:val="1"/>
          <w:color w:val="4472c4"/>
          <w:highlight w:val="yellow"/>
        </w:rPr>
      </w:pPr>
      <w:commentRangeStart w:id="10"/>
      <w:r w:rsidDel="00000000" w:rsidR="00000000" w:rsidRPr="00000000">
        <w:rPr>
          <w:highlight w:val="white"/>
          <w:rtl w:val="0"/>
        </w:rPr>
        <w:t xml:space="preserve">Line 238: I was glad to read this. So the model simulations should be OK. There MUST be higher heat fluxes in leads. It would be good to list the average winter heat flux through the ice pack (&gt;1 m ice thickness) and the average heat flux in leads.</w:t>
        <w:br w:type="textWrapping"/>
      </w:r>
      <w:r w:rsidDel="00000000" w:rsidR="00000000" w:rsidRPr="00000000">
        <w:rPr>
          <w:b w:val="1"/>
          <w:color w:val="4472c4"/>
          <w:highlight w:val="yellow"/>
          <w:rtl w:val="0"/>
        </w:rPr>
        <w:t xml:space="preserve">WIP: I’m computing this. We have added those quantities in line XX</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b w:val="1"/>
          <w:color w:val="4472c4"/>
          <w:rtl w:val="0"/>
        </w:rPr>
        <w:br w:type="textWrapping"/>
      </w:r>
      <w:r w:rsidDel="00000000" w:rsidR="00000000" w:rsidRPr="00000000">
        <w:rPr>
          <w:highlight w:val="white"/>
          <w:rtl w:val="0"/>
        </w:rPr>
        <w:t xml:space="preserve">Line 262: I think this is not so surprising, and possibly correct. At least for the leads inside the deep Arctic Basin, where the leads form randomly in space and time. The brine rejection occurs all over, scattered in time, and merely makes the (fresh) surface layer saltier and deeper over winter. The important question is what about the polynyas or flaw leads along the coasts? It is here that the WMT would occur, and there is evidence for surface salinities above 35 both north of Alaska (Aagaard 1985) and in the Barents Sea (Årthun 2011). This makes densities above </w:t>
      </w:r>
      <w:commentRangeStart w:id="11"/>
      <w:r w:rsidDel="00000000" w:rsidR="00000000" w:rsidRPr="00000000">
        <w:rPr>
          <w:highlight w:val="white"/>
          <w:rtl w:val="0"/>
        </w:rPr>
        <w:t xml:space="preserve">1028.2 kg/m^3</w:t>
      </w:r>
      <w:commentRangeEnd w:id="11"/>
      <w:r w:rsidDel="00000000" w:rsidR="00000000" w:rsidRPr="00000000">
        <w:commentReference w:id="11"/>
      </w:r>
      <w:r w:rsidDel="00000000" w:rsidR="00000000" w:rsidRPr="00000000">
        <w:rPr>
          <w:highlight w:val="white"/>
          <w:rtl w:val="0"/>
        </w:rPr>
        <w:t xml:space="preserve"> </w:t>
      </w:r>
      <w:r w:rsidDel="00000000" w:rsidR="00000000" w:rsidRPr="00000000">
        <w:rPr>
          <w:rFonts w:ascii="Times New Roman" w:cs="Times New Roman" w:eastAsia="Times New Roman" w:hAnsi="Times New Roman"/>
          <w:color w:val="954f72"/>
          <w:sz w:val="16"/>
          <w:szCs w:val="16"/>
          <w:rtl w:val="0"/>
        </w:rPr>
        <w:t xml:space="preserve">[MOU5]</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highlight w:val="white"/>
          <w:rtl w:val="0"/>
        </w:rPr>
        <w:t xml:space="preserve">and a water mass that is not even visible in your Fig. 4 a). You need to mention that your model is not able to capture the real water mass transformation that is observed - if that is the case. </w:t>
      </w:r>
    </w:p>
    <w:p w:rsidR="00000000" w:rsidDel="00000000" w:rsidP="00000000" w:rsidRDefault="00000000" w:rsidRPr="00000000" w14:paraId="0000002F">
      <w:pPr>
        <w:rPr>
          <w:color w:val="4472c4"/>
          <w:highlight w:val="white"/>
        </w:rPr>
      </w:pPr>
      <w:r w:rsidDel="00000000" w:rsidR="00000000" w:rsidRPr="00000000">
        <w:rPr>
          <w:b w:val="1"/>
          <w:highlight w:val="white"/>
          <w:rtl w:val="0"/>
        </w:rPr>
        <w:br w:type="textWrapping"/>
      </w:r>
      <w:r w:rsidDel="00000000" w:rsidR="00000000" w:rsidRPr="00000000">
        <w:rPr>
          <w:color w:val="4472c4"/>
          <w:highlight w:val="white"/>
          <w:rtl w:val="0"/>
        </w:rPr>
        <w:t xml:space="preserve">While our model does capture some polynyas, they are not explicitly included in our analysis due to our use of a total deformation definition—by construction, regions where ice concentration reaches zero are excluded from this framework. We recognize that polynyas likely play a significant role in water mass transformation, but a detailed investigation of these features is beyond the scope of this manuscript. We have revised the text to clarify that </w:t>
      </w:r>
      <w:ins w:author="Camille LIQUE" w:id="19" w:date="2025-03-28T11:10:15Z">
        <w:r w:rsidDel="00000000" w:rsidR="00000000" w:rsidRPr="00000000">
          <w:rPr>
            <w:color w:val="4472c4"/>
            <w:highlight w:val="white"/>
            <w:rtl w:val="0"/>
          </w:rPr>
          <w:t xml:space="preserve">p</w:t>
        </w:r>
      </w:ins>
      <w:del w:author="Camille LIQUE" w:id="19" w:date="2025-03-28T11:10:15Z">
        <w:commentRangeStart w:id="12"/>
        <w:r w:rsidDel="00000000" w:rsidR="00000000" w:rsidRPr="00000000">
          <w:rPr>
            <w:color w:val="4472c4"/>
            <w:highlight w:val="white"/>
            <w:rtl w:val="0"/>
          </w:rPr>
          <w:delText xml:space="preserve">P</w:delText>
        </w:r>
      </w:del>
      <w:r w:rsidDel="00000000" w:rsidR="00000000" w:rsidRPr="00000000">
        <w:rPr>
          <w:color w:val="4472c4"/>
          <w:highlight w:val="white"/>
          <w:rtl w:val="0"/>
        </w:rPr>
        <w:t xml:space="preserve">olynyas</w:t>
      </w:r>
      <w:commentRangeEnd w:id="12"/>
      <w:r w:rsidDel="00000000" w:rsidR="00000000" w:rsidRPr="00000000">
        <w:commentReference w:id="12"/>
      </w:r>
      <w:r w:rsidDel="00000000" w:rsidR="00000000" w:rsidRPr="00000000">
        <w:rPr>
          <w:color w:val="4472c4"/>
          <w:highlight w:val="white"/>
          <w:rtl w:val="0"/>
        </w:rPr>
        <w:t xml:space="preserve"> are excluded within the lead identification algorithm in line 117.</w:t>
      </w:r>
    </w:p>
    <w:p w:rsidR="00000000" w:rsidDel="00000000" w:rsidP="00000000" w:rsidRDefault="00000000" w:rsidRPr="00000000" w14:paraId="00000030">
      <w:pPr>
        <w:rPr>
          <w:b w:val="1"/>
          <w:color w:val="4472c4"/>
        </w:rPr>
      </w:pPr>
      <w:r w:rsidDel="00000000" w:rsidR="00000000" w:rsidRPr="00000000">
        <w:rPr>
          <w:rtl w:val="0"/>
        </w:rPr>
      </w:r>
    </w:p>
    <w:p w:rsidR="00000000" w:rsidDel="00000000" w:rsidP="00000000" w:rsidRDefault="00000000" w:rsidRPr="00000000" w14:paraId="00000031">
      <w:pPr>
        <w:rPr>
          <w:highlight w:val="white"/>
        </w:rPr>
      </w:pPr>
      <w:r w:rsidDel="00000000" w:rsidR="00000000" w:rsidRPr="00000000">
        <w:rPr>
          <w:highlight w:val="white"/>
          <w:rtl w:val="0"/>
        </w:rPr>
        <w:t xml:space="preserve">Line 267 - 270. I understand that this conclusion is correct - for your simulation. The important question is weather, or not, this actually says something about nature. Given all the open questions raised above, I am not convinced. </w:t>
      </w:r>
    </w:p>
    <w:p w:rsidR="00000000" w:rsidDel="00000000" w:rsidP="00000000" w:rsidRDefault="00000000" w:rsidRPr="00000000" w14:paraId="00000032">
      <w:pPr>
        <w:rPr>
          <w:highlight w:val="white"/>
        </w:rPr>
      </w:pPr>
      <w:commentRangeStart w:id="13"/>
      <w:r w:rsidDel="00000000" w:rsidR="00000000" w:rsidRPr="00000000">
        <w:rPr>
          <w:color w:val="4472c4"/>
          <w:highlight w:val="white"/>
          <w:rtl w:val="0"/>
        </w:rPr>
        <w:t xml:space="preserve">Our claim is not to say that this says something about the real nature</w:t>
      </w:r>
      <w:commentRangeEnd w:id="13"/>
      <w:r w:rsidDel="00000000" w:rsidR="00000000" w:rsidRPr="00000000">
        <w:commentReference w:id="13"/>
      </w:r>
      <w:r w:rsidDel="00000000" w:rsidR="00000000" w:rsidRPr="00000000">
        <w:rPr>
          <w:color w:val="4472c4"/>
          <w:highlight w:val="white"/>
          <w:rtl w:val="0"/>
        </w:rPr>
        <w:t xml:space="preserve">, but the fact that the modelling community is putting effort into better resolving these processes in climate models, when likely the current generation of tools will not improve the stratification and mixing due to leads. In order to better resolve this, we need discrete models that are currently not feasible in climate simulations for the foreseeable future (next 5-10 years).</w:t>
      </w:r>
      <w:r w:rsidDel="00000000" w:rsidR="00000000" w:rsidRPr="00000000">
        <w:rPr>
          <w:b w:val="1"/>
          <w:color w:val="4472c4"/>
          <w:highlight w:val="white"/>
          <w:rtl w:val="0"/>
        </w:rPr>
        <w:br w:type="textWrapping"/>
        <w:br w:type="textWrapping"/>
      </w:r>
      <w:r w:rsidDel="00000000" w:rsidR="00000000" w:rsidRPr="00000000">
        <w:rPr>
          <w:b w:val="1"/>
          <w:highlight w:val="white"/>
          <w:rtl w:val="0"/>
        </w:rPr>
        <w:t xml:space="preserve">Conclusions:</w:t>
      </w:r>
      <w:r w:rsidDel="00000000" w:rsidR="00000000" w:rsidRPr="00000000">
        <w:rPr>
          <w:highlight w:val="white"/>
          <w:rtl w:val="0"/>
        </w:rPr>
        <w:br w:type="textWrapping"/>
        <w:br w:type="textWrapping"/>
        <w:t xml:space="preserve">Line 276 - 277: "Despite these larger buoyancy fluxes, leads only account for approximately </w:t>
      </w:r>
      <w:r w:rsidDel="00000000" w:rsidR="00000000" w:rsidRPr="00000000">
        <w:rPr>
          <w:rFonts w:ascii="Gungsuh" w:cs="Gungsuh" w:eastAsia="Gungsuh" w:hAnsi="Gungsuh"/>
          <w:highlight w:val="white"/>
          <w:rtl w:val="0"/>
        </w:rPr>
        <w:t xml:space="preserve">∼</w:t>
      </w:r>
      <w:r w:rsidDel="00000000" w:rsidR="00000000" w:rsidRPr="00000000">
        <w:rPr>
          <w:highlight w:val="white"/>
          <w:rtl w:val="0"/>
        </w:rPr>
        <w:t xml:space="preserve"> 25% of the total surface water mass transformation in the ice-covered Arctic, which is roughly equivalent to their surface coverage". This may be correct for your simulation. But to have any confidence in this result you at least has to explain why. This is the main "problem" with the manuscript, as noted up front.</w:t>
      </w:r>
    </w:p>
    <w:p w:rsidR="00000000" w:rsidDel="00000000" w:rsidP="00000000" w:rsidRDefault="00000000" w:rsidRPr="00000000" w14:paraId="00000033">
      <w:pPr>
        <w:rPr>
          <w:highlight w:val="white"/>
        </w:rPr>
      </w:pPr>
      <w:r w:rsidDel="00000000" w:rsidR="00000000" w:rsidRPr="00000000">
        <w:rPr>
          <w:b w:val="1"/>
          <w:color w:val="4472c4"/>
          <w:highlight w:val="white"/>
          <w:rtl w:val="0"/>
        </w:rPr>
        <w:t xml:space="preserve">See response to major comment.</w:t>
        <w:br w:type="textWrapping"/>
        <w:br w:type="textWrapping"/>
      </w:r>
      <w:r w:rsidDel="00000000" w:rsidR="00000000" w:rsidRPr="00000000">
        <w:rPr>
          <w:highlight w:val="white"/>
          <w:rtl w:val="0"/>
        </w:rPr>
        <w:t xml:space="preserve">Line 280: A more accurate assessment would be to state that "leads have a contribution proportional to their area". It is right out wrong to state that it is "small". And there are serious doubts about your simulations ability to capture the right physics... </w:t>
      </w:r>
    </w:p>
    <w:p w:rsidR="00000000" w:rsidDel="00000000" w:rsidP="00000000" w:rsidRDefault="00000000" w:rsidRPr="00000000" w14:paraId="00000034">
      <w:pPr>
        <w:rPr>
          <w:color w:val="4472c4"/>
          <w:highlight w:val="white"/>
        </w:rPr>
      </w:pPr>
      <w:r w:rsidDel="00000000" w:rsidR="00000000" w:rsidRPr="00000000">
        <w:rPr>
          <w:color w:val="4472c4"/>
          <w:highlight w:val="white"/>
          <w:rtl w:val="0"/>
        </w:rPr>
        <w:t xml:space="preserve">We revised this sentence, it now reads:</w:t>
      </w:r>
    </w:p>
    <w:p w:rsidR="00000000" w:rsidDel="00000000" w:rsidP="00000000" w:rsidRDefault="00000000" w:rsidRPr="00000000" w14:paraId="00000035">
      <w:pPr>
        <w:ind w:left="720" w:firstLine="0"/>
        <w:rPr>
          <w:b w:val="1"/>
          <w:color w:val="4472c4"/>
          <w:highlight w:val="white"/>
        </w:rPr>
      </w:pPr>
      <w:r w:rsidDel="00000000" w:rsidR="00000000" w:rsidRPr="00000000">
        <w:rPr>
          <w:color w:val="4472c4"/>
          <w:highlight w:val="white"/>
          <w:rtl w:val="0"/>
        </w:rPr>
        <w:t xml:space="preserve"> “..., our findings suggest that leads have a contribution to the transformation of surface water masses in the Arctic Ocean proportional to their area extent.”</w:t>
      </w:r>
      <w:r w:rsidDel="00000000" w:rsidR="00000000" w:rsidRPr="00000000">
        <w:rPr>
          <w:b w:val="1"/>
          <w:color w:val="4472c4"/>
          <w:highlight w:val="white"/>
          <w:rtl w:val="0"/>
        </w:rPr>
        <w:br w:type="textWrapping"/>
      </w:r>
    </w:p>
    <w:p w:rsidR="00000000" w:rsidDel="00000000" w:rsidP="00000000" w:rsidRDefault="00000000" w:rsidRPr="00000000" w14:paraId="00000036">
      <w:pPr>
        <w:ind w:left="0" w:firstLine="0"/>
        <w:rPr>
          <w:highlight w:val="white"/>
        </w:rPr>
      </w:pPr>
      <w:r w:rsidDel="00000000" w:rsidR="00000000" w:rsidRPr="00000000">
        <w:rPr>
          <w:highlight w:val="white"/>
          <w:rtl w:val="0"/>
        </w:rPr>
        <w:t xml:space="preserve">Line 292 - 296: These limitations came a little late, but they are indeed true. I think a very useful test would be to sort the leads that form over deep water (&gt;200 m) and those that form above the shallow continental shelf. We would expect higher WMT in the shallow regions. If your model does not show this, then it is not resolving the essential physics.</w:t>
      </w:r>
    </w:p>
    <w:p w:rsidR="00000000" w:rsidDel="00000000" w:rsidP="00000000" w:rsidRDefault="00000000" w:rsidRPr="00000000" w14:paraId="00000037">
      <w:pPr>
        <w:ind w:left="0" w:firstLine="0"/>
        <w:rPr>
          <w:b w:val="1"/>
          <w:color w:val="4472c4"/>
          <w:highlight w:val="yellow"/>
        </w:rPr>
      </w:pPr>
      <w:r w:rsidDel="00000000" w:rsidR="00000000" w:rsidRPr="00000000">
        <w:rPr>
          <w:b w:val="1"/>
          <w:color w:val="4472c4"/>
          <w:highlight w:val="yellow"/>
          <w:rtl w:val="0"/>
        </w:rPr>
        <w:t xml:space="preserve">WIP: I’m computing this.</w:t>
      </w:r>
    </w:p>
    <w:p w:rsidR="00000000" w:rsidDel="00000000" w:rsidP="00000000" w:rsidRDefault="00000000" w:rsidRPr="00000000" w14:paraId="00000038">
      <w:pPr>
        <w:rPr>
          <w:b w:val="1"/>
          <w:color w:val="4472c4"/>
        </w:rPr>
      </w:pPr>
      <w:r w:rsidDel="00000000" w:rsidR="00000000" w:rsidRPr="00000000">
        <w:rPr>
          <w:b w:val="1"/>
          <w:color w:val="4472c4"/>
          <w:rtl w:val="0"/>
        </w:rPr>
        <w:br w:type="textWrapping"/>
      </w:r>
      <w:r w:rsidDel="00000000" w:rsidR="00000000" w:rsidRPr="00000000">
        <w:rPr>
          <w:highlight w:val="white"/>
          <w:rtl w:val="0"/>
        </w:rPr>
        <w:t xml:space="preserve">Line 300: "a limited imprint on the ocean surface and interior properties". This is not true. You have, for example, not checked the deepening of the mixed layer during winter. This is an important aspect of vertical mixing for nutrients, CO2, and other properties. </w:t>
        <w:br w:type="textWrapping"/>
      </w:r>
      <w:r w:rsidDel="00000000" w:rsidR="00000000" w:rsidRPr="00000000">
        <w:rPr>
          <w:color w:val="4472c4"/>
          <w:rtl w:val="0"/>
        </w:rPr>
        <w:t xml:space="preserve">We in fact checked the deepening of the mixed layer (not shown in the manuscript), and the deepening of the mixed layer within leads is neglectable. </w:t>
      </w:r>
      <w:r w:rsidDel="00000000" w:rsidR="00000000" w:rsidRPr="00000000">
        <w:rPr>
          <w:b w:val="1"/>
          <w:color w:val="4472c4"/>
          <w:rtl w:val="0"/>
        </w:rPr>
        <w:t xml:space="preserve">We have now added this in the supplementary information.</w:t>
      </w:r>
    </w:p>
    <w:p w:rsidR="00000000" w:rsidDel="00000000" w:rsidP="00000000" w:rsidRDefault="00000000" w:rsidRPr="00000000" w14:paraId="00000039">
      <w:pPr>
        <w:rPr/>
      </w:pPr>
      <w:r w:rsidDel="00000000" w:rsidR="00000000" w:rsidRPr="00000000">
        <w:rPr>
          <w:b w:val="1"/>
          <w:color w:val="4472c4"/>
        </w:rPr>
        <w:drawing>
          <wp:inline distB="114300" distT="114300" distL="114300" distR="114300">
            <wp:extent cx="5731200" cy="167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67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A">
      <w:pPr>
        <w:rPr>
          <w:highlight w:val="white"/>
        </w:rPr>
      </w:pPr>
      <w:r w:rsidDel="00000000" w:rsidR="00000000" w:rsidRPr="00000000">
        <w:rPr>
          <w:rtl w:val="0"/>
        </w:rPr>
        <w:br w:type="textWrapping"/>
      </w:r>
      <w:r w:rsidDel="00000000" w:rsidR="00000000" w:rsidRPr="00000000">
        <w:rPr>
          <w:highlight w:val="white"/>
          <w:rtl w:val="0"/>
        </w:rPr>
        <w:t xml:space="preserve">Line 302: "leads have a minor </w:t>
      </w:r>
      <w:commentRangeStart w:id="14"/>
      <w:r w:rsidDel="00000000" w:rsidR="00000000" w:rsidRPr="00000000">
        <w:rPr>
          <w:highlight w:val="white"/>
          <w:rtl w:val="0"/>
        </w:rPr>
        <w:t xml:space="preserve">impact on the stratification and surface layer dynamics of the Arctic Ocean</w:t>
      </w:r>
      <w:commentRangeEnd w:id="14"/>
      <w:r w:rsidDel="00000000" w:rsidR="00000000" w:rsidRPr="00000000">
        <w:commentReference w:id="14"/>
      </w:r>
      <w:r w:rsidDel="00000000" w:rsidR="00000000" w:rsidRPr="00000000">
        <w:rPr>
          <w:highlight w:val="white"/>
          <w:rtl w:val="0"/>
        </w:rPr>
        <w:t xml:space="preserve">". This is not true either. You have not shown any results regarding stratification and dynamics. You have analyzed WMT. </w:t>
      </w:r>
    </w:p>
    <w:p w:rsidR="00000000" w:rsidDel="00000000" w:rsidP="00000000" w:rsidRDefault="00000000" w:rsidRPr="00000000" w14:paraId="0000003B">
      <w:pPr>
        <w:rPr>
          <w:ins w:author="Camille LIQUE" w:id="20" w:date="2025-03-28T10:35:09Z"/>
          <w:highlight w:val="white"/>
          <w:rPrChange w:author="Camille LIQUE" w:id="21" w:date="2025-03-28T10:35:09Z">
            <w:rPr>
              <w:highlight w:val="white"/>
            </w:rPr>
          </w:rPrChange>
        </w:rPr>
      </w:pPr>
      <w:r w:rsidDel="00000000" w:rsidR="00000000" w:rsidRPr="00000000">
        <w:rPr>
          <w:color w:val="4472c4"/>
          <w:highlight w:val="white"/>
          <w:rtl w:val="0"/>
        </w:rPr>
        <w:t xml:space="preserve">See comment above.</w:t>
      </w:r>
      <w:r w:rsidDel="00000000" w:rsidR="00000000" w:rsidRPr="00000000">
        <w:rPr>
          <w:b w:val="1"/>
          <w:color w:val="4472c4"/>
          <w:highlight w:val="white"/>
          <w:rtl w:val="0"/>
        </w:rPr>
        <w:br w:type="textWrapping"/>
        <w:br w:type="textWrapping"/>
      </w:r>
      <w:r w:rsidDel="00000000" w:rsidR="00000000" w:rsidRPr="00000000">
        <w:rPr>
          <w:highlight w:val="white"/>
          <w:rtl w:val="0"/>
        </w:rPr>
        <w:t xml:space="preserve">Suggested new References:</w:t>
        <w:br w:type="textWrapping"/>
        <w:br w:type="textWrapping"/>
        <w:t xml:space="preserve">Aagaard et al (1985) Thermohaline Circulation in the Arctic Mediterranean Seas, JGR, VOL. 90, NO. C3, 4833-4846</w:t>
        <w:br w:type="textWrapping"/>
        <w:br w:type="textWrapping"/>
        <w:t xml:space="preserve">Årthun et al (2011) Dense water formation and circulation in the Barents Sea, Deep-Sea Research, 58, 801-817. </w:t>
        <w:br w:type="textWrapping"/>
        <w:br w:type="textWrapping"/>
        <w:t xml:space="preserve">Haine, T. W. N., 2021: A Conceptual Model of Polar Overturning Circulations. J. Phys. Oceanogr., 51, 727-744, </w:t>
      </w:r>
      <w:hyperlink r:id="rId8">
        <w:r w:rsidDel="00000000" w:rsidR="00000000" w:rsidRPr="00000000">
          <w:rPr>
            <w:color w:val="954f72"/>
            <w:highlight w:val="white"/>
            <w:u w:val="single"/>
            <w:rtl w:val="0"/>
          </w:rPr>
          <w:t xml:space="preserve">https://doi.org/10.1175/JPO-D-20-0139.1</w:t>
        </w:r>
      </w:hyperlink>
      <w:r w:rsidDel="00000000" w:rsidR="00000000" w:rsidRPr="00000000">
        <w:rPr>
          <w:highlight w:val="white"/>
          <w:rtl w:val="0"/>
        </w:rPr>
        <w:t xml:space="preserve">.</w:t>
        <w:br w:type="textWrapping"/>
        <w:br w:type="textWrapping"/>
        <w:t xml:space="preserve">Muchow, Schmitt, and Kaleschke (2021) A lead-width distribution for Antarctic sea ice: a case study for the Weddell Sea with high-resolution Sentinel-2 images, </w:t>
      </w:r>
      <w:hyperlink r:id="rId9">
        <w:r w:rsidDel="00000000" w:rsidR="00000000" w:rsidRPr="00000000">
          <w:rPr>
            <w:color w:val="954f72"/>
            <w:highlight w:val="white"/>
            <w:u w:val="single"/>
            <w:rtl w:val="0"/>
          </w:rPr>
          <w:t xml:space="preserve">https://doi.org/10.5194/tc-15-4527-2021</w:t>
          <w:br w:type="textWrapping"/>
          <w:br w:type="textWrapping"/>
        </w:r>
      </w:hyperlink>
      <w:r w:rsidDel="00000000" w:rsidR="00000000" w:rsidRPr="00000000">
        <w:rPr>
          <w:highlight w:val="white"/>
          <w:rtl w:val="0"/>
        </w:rPr>
        <w:t xml:space="preserve">Serreze, M. C., A. P. Barrett, A. G. Slater, R. A. Woodgate, K. Aagaard, R. B. Lammers, M. Steele, R. Moritz, M. Meredith, and C. M. Lee (2006), The large-scale freshwater cycle of the Arctic, J. Geophys. Res., 111, C11010. doi:10.1029/2005JC003424. Or a newer update on the Arctic Freshwater Budget. </w:t>
        <w:br w:type="textWrapping"/>
        <w:br w:type="textWrapping"/>
        <w:t xml:space="preserve">Schauer, U. (1995), The release of brine-enriched shelf water from Storfjord into the Norwegian Sea, J. Geophys. Res., 100(C8), 16015-16028, doi:10.1029/95JC01184.</w:t>
        <w:br w:type="textWrapping"/>
        <w:br w:type="textWrapping"/>
        <w:t xml:space="preserve">Smedsrud, L. H., et al. (2013), The role of the Barents Sea in the Arctic climate system, Rev. Geophys., 51, doi:10.1002/rog.20017.</w:t>
      </w:r>
      <w:ins w:author="Camille LIQUE" w:id="20" w:date="2025-03-28T10:35:09Z">
        <w:r w:rsidDel="00000000" w:rsidR="00000000" w:rsidRPr="00000000">
          <w:br w:type="page"/>
        </w:r>
        <w:r w:rsidDel="00000000" w:rsidR="00000000" w:rsidRPr="00000000">
          <w:rPr>
            <w:rtl w:val="0"/>
          </w:rPr>
        </w:r>
      </w:ins>
    </w:p>
    <w:p w:rsidR="00000000" w:rsidDel="00000000" w:rsidP="00000000" w:rsidRDefault="00000000" w:rsidRPr="00000000" w14:paraId="0000003C">
      <w:pPr>
        <w:rPr>
          <w:highlight w:val="white"/>
        </w:rPr>
      </w:pPr>
      <w:r w:rsidDel="00000000" w:rsidR="00000000" w:rsidRPr="00000000">
        <w:rPr>
          <w:highlight w:val="white"/>
          <w:rtl w:val="0"/>
        </w:rPr>
        <w:t xml:space="preserve">Reviewer #2 Evaluations:</w:t>
        <w:br w:type="textWrapping"/>
        <w:t xml:space="preserve">Science Category (Required): Science Category 3</w:t>
        <w:br w:type="textWrapping"/>
        <w:t xml:space="preserve">Presentation Category: Presentation Category B</w:t>
        <w:br w:type="textWrapping"/>
        <w:t xml:space="preserve">Key Points (Required): No</w:t>
        <w:br w:type="textWrapping"/>
        <w:br w:type="textWrapping"/>
        <w:t xml:space="preserve">Reviewer #2 (Comments to Author (shown to authors):</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Review for manuscript by Josué Martínez Moreno et al. “Is the surface forcing through sea ice leads transferred to the Arctic Ocean interior?”</w:t>
      </w:r>
    </w:p>
    <w:p w:rsidR="00000000" w:rsidDel="00000000" w:rsidP="00000000" w:rsidRDefault="00000000" w:rsidRPr="00000000" w14:paraId="0000003F">
      <w:pPr>
        <w:rPr/>
      </w:pPr>
      <w:r w:rsidDel="00000000" w:rsidR="00000000" w:rsidRPr="00000000">
        <w:rPr>
          <w:rtl w:val="0"/>
        </w:rPr>
        <w:t xml:space="preserve">The manuscript analyzes the effect of sea ice leads on the interaction between atmosphere and ocean in a numerical model simulation using a very high-resolution (1/60°) setup of the Arctic Ocean. The main focus is on buoyancy fluxes related to the surface heat- and freshwater fluxes as well as the related water mass transformation. The authors find that the water mass transformation in leads is comparable to those underneath the surrounding ice-covered oceans and conclude that – contrary to previous hypotheses – sea ice leads have only a small contribution to Arctic Ocean dynamics.</w:t>
      </w:r>
    </w:p>
    <w:p w:rsidR="00000000" w:rsidDel="00000000" w:rsidP="00000000" w:rsidRDefault="00000000" w:rsidRPr="00000000" w14:paraId="00000040">
      <w:pPr>
        <w:rPr/>
      </w:pPr>
      <w:r w:rsidDel="00000000" w:rsidR="00000000" w:rsidRPr="00000000">
        <w:rPr>
          <w:rtl w:val="0"/>
        </w:rPr>
        <w:t xml:space="preserve">However, there are some major concerns in the current state of the manuscript that need to be addressed before I can recommend it for publication.</w:t>
      </w:r>
    </w:p>
    <w:p w:rsidR="00000000" w:rsidDel="00000000" w:rsidP="00000000" w:rsidRDefault="00000000" w:rsidRPr="00000000" w14:paraId="00000041">
      <w:pPr>
        <w:jc w:val="both"/>
        <w:rPr>
          <w:ins w:author="Camille LIQUE" w:id="22" w:date="2025-03-28T14:19:22Z"/>
          <w:sz w:val="24"/>
          <w:szCs w:val="24"/>
          <w:rPrChange w:author="Camille LIQUE" w:id="23" w:date="2025-03-28T14:19:22Z">
            <w:rPr/>
          </w:rPrChange>
        </w:rPr>
      </w:pPr>
      <w:ins w:author="Camille LIQUE" w:id="22" w:date="2025-03-28T14:19:22Z">
        <w:r w:rsidDel="00000000" w:rsidR="00000000" w:rsidRPr="00000000">
          <w:rPr>
            <w:rtl w:val="0"/>
          </w:rPr>
        </w:r>
      </w:ins>
    </w:p>
    <w:p w:rsidR="00000000" w:rsidDel="00000000" w:rsidP="00000000" w:rsidRDefault="00000000" w:rsidRPr="00000000" w14:paraId="00000042">
      <w:pPr>
        <w:jc w:val="both"/>
        <w:rPr>
          <w:ins w:author="Camille LIQUE" w:id="22" w:date="2025-03-28T14:19:22Z"/>
          <w:highlight w:val="white"/>
          <w:rPrChange w:author="Camille LIQUE" w:id="23" w:date="2025-03-28T14:19:22Z">
            <w:rPr/>
          </w:rPrChange>
        </w:rPr>
      </w:pPr>
      <w:ins w:author="Camille LIQUE" w:id="22" w:date="2025-03-28T14:19:22Z">
        <w:r w:rsidDel="00000000" w:rsidR="00000000" w:rsidRPr="00000000">
          <w:rPr>
            <w:sz w:val="24"/>
            <w:szCs w:val="24"/>
            <w:rtl w:val="0"/>
            <w:rPrChange w:author="Camille LIQUE" w:id="23" w:date="2025-03-28T14:19:22Z">
              <w:rPr/>
            </w:rPrChange>
          </w:rPr>
          <w:t xml:space="preserve">We thank the reviewer for their review of our manuscript and their feedback. We have tried our best to address their comments, questions and suggestions as best as possible, as detailed below. Yet we acknowledge upfront our </w:t>
        </w:r>
        <w:r w:rsidDel="00000000" w:rsidR="00000000" w:rsidRPr="00000000">
          <w:rPr>
            <w:sz w:val="24"/>
            <w:szCs w:val="24"/>
            <w:rtl w:val="0"/>
            <w:rPrChange w:author="Camille LIQUE" w:id="23" w:date="2025-03-28T14:19:22Z">
              <w:rPr/>
            </w:rPrChange>
          </w:rPr>
          <w:t xml:space="preserve">disagreement</w:t>
        </w:r>
        <w:r w:rsidDel="00000000" w:rsidR="00000000" w:rsidRPr="00000000">
          <w:rPr>
            <w:sz w:val="24"/>
            <w:szCs w:val="24"/>
            <w:rtl w:val="0"/>
            <w:rPrChange w:author="Camille LIQUE" w:id="23" w:date="2025-03-28T14:19:22Z">
              <w:rPr/>
            </w:rPrChange>
          </w:rPr>
          <w:t xml:space="preserve"> with some of the comments below, and we have thus also tried to explain and justify our reasoning.</w:t>
        </w:r>
        <w:r w:rsidDel="00000000" w:rsidR="00000000" w:rsidRPr="00000000">
          <w:rPr>
            <w:rtl w:val="0"/>
          </w:rPr>
        </w:r>
      </w:ins>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b w:val="1"/>
        </w:rPr>
      </w:pPr>
      <w:commentRangeStart w:id="15"/>
      <w:r w:rsidDel="00000000" w:rsidR="00000000" w:rsidRPr="00000000">
        <w:rPr>
          <w:b w:val="1"/>
          <w:rtl w:val="0"/>
        </w:rPr>
        <w:t xml:space="preserve">Major issues: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highlight w:val="yellow"/>
        </w:rPr>
      </w:pPr>
      <w:r w:rsidDel="00000000" w:rsidR="00000000" w:rsidRPr="00000000">
        <w:rPr>
          <w:rtl w:val="0"/>
        </w:rPr>
        <w:t xml:space="preserve">While I think the questions addressed in the manuscript are of great relevance and should be further studied, </w:t>
      </w:r>
      <w:r w:rsidDel="00000000" w:rsidR="00000000" w:rsidRPr="00000000">
        <w:rPr>
          <w:highlight w:val="yellow"/>
          <w:rtl w:val="0"/>
        </w:rPr>
        <w:t xml:space="preserve">I do not think that the current study and its findings support the authors conclusions about the relevance of sea ice leads.</w:t>
      </w:r>
    </w:p>
    <w:p w:rsidR="00000000" w:rsidDel="00000000" w:rsidP="00000000" w:rsidRDefault="00000000" w:rsidRPr="00000000" w14:paraId="00000047">
      <w:pPr>
        <w:rPr/>
      </w:pPr>
      <w:r w:rsidDel="00000000" w:rsidR="00000000" w:rsidRPr="00000000">
        <w:rPr>
          <w:rtl w:val="0"/>
        </w:rPr>
        <w:t xml:space="preserve">The authors state that “a high-resolution simulation allows [us] to estimate the integrated impact of leads in the Arctic Ocean”, but acknowledge the main problem of their sea ice model for analyzing the effect of leads: “The use of a continuous sea ice model that results in leads with high ice thickness and concentrations likely underestimates the exchanges between the ocean and the atmosphere. Therefore, future studies using floe-resolving models that allow more “realistic leads” with direct exchanges between the ocean and the atmosphere may result in larger fluxes through the leads increasing their potential impact in the water mass transformation and ocean mixed layer.”.</w:t>
      </w:r>
    </w:p>
    <w:p w:rsidR="00000000" w:rsidDel="00000000" w:rsidP="00000000" w:rsidRDefault="00000000" w:rsidRPr="00000000" w14:paraId="00000048">
      <w:pPr>
        <w:rPr>
          <w:highlight w:val="yellow"/>
        </w:rPr>
      </w:pPr>
      <w:commentRangeStart w:id="16"/>
      <w:r w:rsidDel="00000000" w:rsidR="00000000" w:rsidRPr="00000000">
        <w:rPr>
          <w:highlight w:val="yellow"/>
          <w:rtl w:val="0"/>
        </w:rPr>
        <w:t xml:space="preserve">Figure 2 c/d shows that a lot of “leads” are not related to any ice thickness anomaly whatsoever and even for the few leads that have an ice thickness anomaly, the ice thickness within the lead remains thicker than one meter. Therefore, even a high-resolution setup like the one used in this study does not allow to estimate the impact of leads, since they are not properly represented.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b w:val="1"/>
          <w:color w:val="4472c4"/>
        </w:rPr>
      </w:pPr>
      <w:r w:rsidDel="00000000" w:rsidR="00000000" w:rsidRPr="00000000">
        <w:rPr>
          <w:b w:val="1"/>
          <w:color w:val="4472c4"/>
          <w:rtl w:val="0"/>
        </w:rPr>
        <w:t xml:space="preserve">Several recent studies such as Hutter, N, et.al. 2022 have assessed in high resolution models that simulations with resolutions smaller to 2km are able to capture </w:t>
      </w:r>
      <w:ins w:author="Camille LIQUE" w:id="24" w:date="2025-03-28T14:22:25Z">
        <w:r w:rsidDel="00000000" w:rsidR="00000000" w:rsidRPr="00000000">
          <w:rPr>
            <w:b w:val="1"/>
            <w:color w:val="4472c4"/>
            <w:rtl w:val="0"/>
          </w:rPr>
          <w:t xml:space="preserve">many of the characteristics of the lead properties (note here that, as </w:t>
        </w:r>
        <w:r w:rsidDel="00000000" w:rsidR="00000000" w:rsidRPr="00000000">
          <w:rPr>
            <w:b w:val="1"/>
            <w:color w:val="4472c4"/>
            <w:rtl w:val="0"/>
            <w:rPrChange w:author="Camille LIQUE" w:id="25" w:date="2025-03-28T14:22:25Z">
              <w:rPr>
                <w:b w:val="1"/>
                <w:color w:val="4472c4"/>
              </w:rPr>
            </w:rPrChange>
          </w:rPr>
          <w:t xml:space="preserve">explained</w:t>
        </w:r>
        <w:r w:rsidDel="00000000" w:rsidR="00000000" w:rsidRPr="00000000">
          <w:rPr>
            <w:b w:val="1"/>
            <w:color w:val="4472c4"/>
            <w:rtl w:val="0"/>
          </w:rPr>
          <w:t xml:space="preserve"> in our manuscript, we include ‘linear kinematic features under the denomination ‘lead’).  </w:t>
        </w:r>
      </w:ins>
      <w:del w:author="Camille LIQUE" w:id="24" w:date="2025-03-28T14:22:25Z">
        <w:r w:rsidDel="00000000" w:rsidR="00000000" w:rsidRPr="00000000">
          <w:rPr>
            <w:b w:val="1"/>
            <w:color w:val="4472c4"/>
            <w:rtl w:val="0"/>
          </w:rPr>
          <w:delText xml:space="preserve">the important air-ice-ocean interaction processes</w:delText>
        </w:r>
      </w:del>
      <w:r w:rsidDel="00000000" w:rsidR="00000000" w:rsidRPr="00000000">
        <w:rPr>
          <w:b w:val="1"/>
          <w:color w:val="4472c4"/>
          <w:rtl w:val="0"/>
        </w:rPr>
        <w:t xml:space="preserve">,</w:t>
      </w:r>
      <w:del w:author="Camille LIQUE" w:id="26" w:date="2025-03-28T14:23:44Z">
        <w:r w:rsidDel="00000000" w:rsidR="00000000" w:rsidRPr="00000000">
          <w:rPr>
            <w:b w:val="1"/>
            <w:color w:val="4472c4"/>
            <w:rtl w:val="0"/>
          </w:rPr>
          <w:delText xml:space="preserve"> although they may indeed misrepresent some of the lead properties</w:delText>
        </w:r>
      </w:del>
      <w:r w:rsidDel="00000000" w:rsidR="00000000" w:rsidRPr="00000000">
        <w:rPr>
          <w:b w:val="1"/>
          <w:color w:val="4472c4"/>
          <w:rtl w:val="0"/>
        </w:rPr>
        <w:t xml:space="preserve">. Our simulation falls within this category with a resolution of ~800m, and we show that, indeed, we capture many leads and fractures everywhere in the sea ice pack. The absence of a strong imprint of leads on the ocean surface and below in our results is not a limitation but rather a crucial finding. Additionally, we provide, for the first time, a detailed quantification of the impact of resolving leads in a model for the ocean conditions at large scale. Despite this, as with any model, there are limitations that we openly discuss in the discussion section.  We strongly believe that this does not undermine our conclusions, but in fact brings light into the need of new tools to better understand these complex ocean-ice-atmosphere interactions.</w:t>
      </w:r>
    </w:p>
    <w:p w:rsidR="00000000" w:rsidDel="00000000" w:rsidP="00000000" w:rsidRDefault="00000000" w:rsidRPr="00000000" w14:paraId="0000004B">
      <w:pPr>
        <w:rPr/>
      </w:pPr>
      <w:commentRangeStart w:id="17"/>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While the detection algorithm by Hutter et al., (2019) can find regions of increased ice deformation rates, these regions do not necessarily correspond to actual openings of the sea ice allowing for direct air-ocean contact. Only leads wide enough to be fully resolved by a couple of grid cells are going to experience direct atmosphere-ocean interaction, while small and newly formed leads will be indicated only by slightly reduced values of sea ice concentration.</w:t>
      </w:r>
    </w:p>
    <w:p w:rsidR="00000000" w:rsidDel="00000000" w:rsidP="00000000" w:rsidRDefault="00000000" w:rsidRPr="00000000" w14:paraId="0000004D">
      <w:pPr>
        <w:rPr>
          <w:b w:val="1"/>
          <w:color w:val="4472c4"/>
        </w:rPr>
      </w:pPr>
      <w:r w:rsidDel="00000000" w:rsidR="00000000" w:rsidRPr="00000000">
        <w:rPr>
          <w:color w:val="4472c4"/>
          <w:rtl w:val="0"/>
        </w:rPr>
        <w:t xml:space="preserve">Effectively, only leads that are resolved by the grid resolution will be detected by the Hutter et al., (2019) algorithm and experience direct atmosphere-ocean interactions. We acknowledge this in line 150. Additionally, since sub-grid </w:t>
      </w:r>
      <w:commentRangeStart w:id="18"/>
      <w:r w:rsidDel="00000000" w:rsidR="00000000" w:rsidRPr="00000000">
        <w:rPr>
          <w:color w:val="4472c4"/>
          <w:rtl w:val="0"/>
        </w:rPr>
        <w:t xml:space="preserve">parametrizations</w:t>
      </w:r>
      <w:commentRangeEnd w:id="18"/>
      <w:r w:rsidDel="00000000" w:rsidR="00000000" w:rsidRPr="00000000">
        <w:commentReference w:id="18"/>
      </w:r>
      <w:r w:rsidDel="00000000" w:rsidR="00000000" w:rsidRPr="00000000">
        <w:rPr>
          <w:color w:val="4472c4"/>
          <w:rtl w:val="0"/>
        </w:rPr>
        <w:t xml:space="preserve"> using multi-categories estimate the thickness distribution, </w:t>
      </w:r>
      <w:commentRangeStart w:id="19"/>
      <w:r w:rsidDel="00000000" w:rsidR="00000000" w:rsidRPr="00000000">
        <w:rPr>
          <w:color w:val="4472c4"/>
          <w:rtl w:val="0"/>
        </w:rPr>
        <w:t xml:space="preserve">but they do not scale the heat and haline fluxes within each category, thus smoothing out the fluxes at the ocean surface.</w:t>
      </w:r>
      <w:r w:rsidDel="00000000" w:rsidR="00000000" w:rsidRPr="00000000">
        <w:rPr>
          <w:b w:val="1"/>
          <w:color w:val="4472c4"/>
          <w:rtl w:val="0"/>
        </w:rPr>
        <w:t xml:space="preserve"> </w:t>
      </w:r>
      <w:commentRangeEnd w:id="19"/>
      <w:r w:rsidDel="00000000" w:rsidR="00000000" w:rsidRPr="00000000">
        <w:commentReference w:id="19"/>
      </w:r>
      <w:r w:rsidDel="00000000" w:rsidR="00000000" w:rsidRPr="00000000">
        <w:rPr>
          <w:b w:val="1"/>
          <w:color w:val="4472c4"/>
          <w:rtl w:val="0"/>
        </w:rPr>
        <w:t xml:space="preserve"> Thus, as part of our conclusions, we have added the need to include the heat and haline fluxes in the sub-grid parametrisation.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E">
      <w:pPr>
        <w:rPr>
          <w:b w:val="1"/>
          <w:color w:val="4472c4"/>
        </w:rPr>
      </w:pPr>
      <w:r w:rsidDel="00000000" w:rsidR="00000000" w:rsidRPr="00000000">
        <w:rPr>
          <w:b w:val="1"/>
          <w:color w:val="4472c4"/>
          <w:rtl w:val="0"/>
        </w:rPr>
        <w:t xml:space="preserve"> </w:t>
      </w:r>
    </w:p>
    <w:p w:rsidR="00000000" w:rsidDel="00000000" w:rsidP="00000000" w:rsidRDefault="00000000" w:rsidRPr="00000000" w14:paraId="0000004F">
      <w:pPr>
        <w:rPr/>
      </w:pPr>
      <w:r w:rsidDel="00000000" w:rsidR="00000000" w:rsidRPr="00000000">
        <w:rPr>
          <w:rtl w:val="0"/>
        </w:rPr>
        <w:t xml:space="preserve">In fact, the algorithm by Hutter et al., (2019) does not even separate between ice leads and pressure ridges, but only finds linear kinematic features (LKFs). The distinction between the two types is only possible for newly formed LKFs, by separating diverging and converging LKFs. Since the authors explicitly mention that they did not track the LKFs after detection, I am not sure how pressure ridges were distinguished from ice leads for the present analysis or if the two features were actually averaged together.</w:t>
      </w:r>
    </w:p>
    <w:p w:rsidR="00000000" w:rsidDel="00000000" w:rsidP="00000000" w:rsidRDefault="00000000" w:rsidRPr="00000000" w14:paraId="00000050">
      <w:pPr>
        <w:rPr>
          <w:color w:val="4472c4"/>
        </w:rPr>
      </w:pPr>
      <w:r w:rsidDel="00000000" w:rsidR="00000000" w:rsidRPr="00000000">
        <w:rPr>
          <w:color w:val="4472c4"/>
          <w:rtl w:val="0"/>
        </w:rPr>
        <w:t xml:space="preserve">We focus only in the divergent LKFs, by only taking the positive values of the divergence of the total deformation shown below: </w:t>
      </w:r>
    </w:p>
    <w:p w:rsidR="00000000" w:rsidDel="00000000" w:rsidP="00000000" w:rsidRDefault="00000000" w:rsidRPr="00000000" w14:paraId="00000051">
      <w:pPr>
        <w:rPr>
          <w:b w:val="1"/>
          <w:color w:val="4472c4"/>
        </w:rPr>
      </w:pPr>
      <w:r w:rsidDel="00000000" w:rsidR="00000000" w:rsidRPr="00000000">
        <w:rPr>
          <w:color w:val="4472c4"/>
          <w:rtl w:val="0"/>
        </w:rPr>
        <w:t xml:space="preserve">As shown in the figure below, only focusing on the divergent leads better identifies in the snapshots the locations in which we observe low ice thickness and larger fluxes compared to the those using the full total deformation definition:</w:t>
        <w:br w:type="textWrapping"/>
      </w:r>
      <w:r w:rsidDel="00000000" w:rsidR="00000000" w:rsidRPr="00000000">
        <w:rPr>
          <w:b w:val="1"/>
          <w:color w:val="4472c4"/>
          <w:rtl w:val="0"/>
        </w:rPr>
        <w:t xml:space="preserve"> </w:t>
      </w:r>
    </w:p>
    <w:p w:rsidR="00000000" w:rsidDel="00000000" w:rsidP="00000000" w:rsidRDefault="00000000" w:rsidRPr="00000000" w14:paraId="00000052">
      <w:pPr>
        <w:rPr>
          <w:color w:val="4472c4"/>
        </w:rPr>
      </w:pPr>
      <w:r w:rsidDel="00000000" w:rsidR="00000000" w:rsidRPr="00000000">
        <w:rPr>
          <w:color w:val="4472c4"/>
          <w:rtl w:val="0"/>
        </w:rPr>
        <w:t xml:space="preserve">Despite this, after averaging the fluxes within all the purely divergent LKFs, there are some small differences, but overall the results do not change qualitatively:</w:t>
      </w:r>
    </w:p>
    <w:p w:rsidR="00000000" w:rsidDel="00000000" w:rsidP="00000000" w:rsidRDefault="00000000" w:rsidRPr="00000000" w14:paraId="00000053">
      <w:pPr>
        <w:rPr>
          <w:b w:val="1"/>
          <w:color w:val="4472c4"/>
        </w:rPr>
      </w:pPr>
      <w:r w:rsidDel="00000000" w:rsidR="00000000" w:rsidRPr="00000000">
        <w:rPr>
          <w:b w:val="1"/>
          <w:color w:val="4472c4"/>
          <w:rtl w:val="0"/>
        </w:rPr>
        <w:t xml:space="preserve"> </w:t>
      </w:r>
    </w:p>
    <w:p w:rsidR="00000000" w:rsidDel="00000000" w:rsidP="00000000" w:rsidRDefault="00000000" w:rsidRPr="00000000" w14:paraId="00000054">
      <w:pPr>
        <w:rPr/>
      </w:pPr>
      <w:r w:rsidDel="00000000" w:rsidR="00000000" w:rsidRPr="00000000">
        <w:rPr>
          <w:b w:val="1"/>
          <w:color w:val="4472c4"/>
          <w:rtl w:val="0"/>
        </w:rPr>
        <w:t xml:space="preserve"> </w:t>
      </w:r>
      <w:r w:rsidDel="00000000" w:rsidR="00000000" w:rsidRPr="00000000">
        <w:rPr>
          <w:rtl w:val="0"/>
        </w:rPr>
        <w:t xml:space="preserve"> </w:t>
      </w:r>
    </w:p>
    <w:p w:rsidR="00000000" w:rsidDel="00000000" w:rsidP="00000000" w:rsidRDefault="00000000" w:rsidRPr="00000000" w14:paraId="00000055">
      <w:pPr>
        <w:rPr>
          <w:highlight w:val="yellow"/>
        </w:rPr>
      </w:pPr>
      <w:commentRangeStart w:id="20"/>
      <w:r w:rsidDel="00000000" w:rsidR="00000000" w:rsidRPr="00000000">
        <w:rPr>
          <w:highlight w:val="yellow"/>
          <w:rtl w:val="0"/>
        </w:rPr>
        <w:t xml:space="preserve">Additionally, the “zero-order” effect of leads is already parameterized by the sea ice model by using a sea ice concentration for each grid cell, where values smaller than 1 indicate subgrid- scale openings in the ice pack. Fluxes into the ice and ocean of a grid cell are usually calculated by using the area ice concentration for the flux into ice, and one minus the area ice concentration for the flux into the ocean. Similarly, the salinity changes from melting/freezing sea ice are calculated using the ice-covered vs open-ocean fractions of a grid cell. Therefore, surface buoyancy fluxes underneath the closed ice already include the effect of subgrid-scale leads. This is especially notable for the MIZ results (Figure 4 e/f), where sea ice concentrations are by definition below 80% (i.e. at least 20% open ocean), and the contribution of individually detected “leads” is indistinguishable from the contribution of the fluxes through the ice (Figure S2).</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Finally, the atmospheric forcing fields have a spatial resolution of 31km resolution (Hersbach et al., 2020). With the issues mentioned above, it is expected to be practically impossible to study the direct impact of leads (with a width in the order of a kilometer), </w:t>
      </w:r>
      <w:commentRangeStart w:id="21"/>
      <w:r w:rsidDel="00000000" w:rsidR="00000000" w:rsidRPr="00000000">
        <w:rPr>
          <w:rtl w:val="0"/>
        </w:rPr>
        <w:t xml:space="preserve">since the ocean underneath leads “sees” the exact same atmospheric conditions as the non-lead areas around it.</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Given these issues that persist even when using a very high-resolution ocean-sea-ice model setup, I do not think the conclusions that “leads have a minor impact on the stratification and surface layer dynamics of the Arctic Ocean” and that “resolving and/or parameterizing leads in climate models are likely to only marginally improve the misrepresentation of the stratification and water masses found in Arctic climate models” are supported by the findings of the current paper.</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Another conclusion would that we are not able to assess the effect of open-ocean sea ice leads on atmosphere ocean interaction with our current generation of numerical ocean-sea- ice models, since a numerical model that does not produce any open-ocean sea ice leads is not suitable to study the effect of open-ocean sea ice leads.</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b w:val="1"/>
        </w:rPr>
      </w:pPr>
      <w:r w:rsidDel="00000000" w:rsidR="00000000" w:rsidRPr="00000000">
        <w:rPr>
          <w:b w:val="1"/>
          <w:rtl w:val="0"/>
        </w:rPr>
        <w:t xml:space="preserve">Minor comments: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L115: What does ice covered mean here? Larger 0%? Larger 15%? → found it in line 173, better move up to where it is introduced</w:t>
      </w:r>
    </w:p>
    <w:p w:rsidR="00000000" w:rsidDel="00000000" w:rsidP="00000000" w:rsidRDefault="00000000" w:rsidRPr="00000000" w14:paraId="00000062">
      <w:pPr>
        <w:rPr>
          <w:color w:val="4472c4"/>
        </w:rPr>
      </w:pPr>
      <w:r w:rsidDel="00000000" w:rsidR="00000000" w:rsidRPr="00000000">
        <w:rPr>
          <w:color w:val="4472c4"/>
          <w:rtl w:val="0"/>
        </w:rPr>
        <w:t xml:space="preserve">We have rephrased this sentence to be clearer.</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L122/Eq.2: cp undefined</w:t>
      </w:r>
    </w:p>
    <w:p w:rsidR="00000000" w:rsidDel="00000000" w:rsidP="00000000" w:rsidRDefault="00000000" w:rsidRPr="00000000" w14:paraId="00000065">
      <w:pPr>
        <w:rPr>
          <w:color w:val="4472c4"/>
        </w:rPr>
      </w:pPr>
      <w:r w:rsidDel="00000000" w:rsidR="00000000" w:rsidRPr="00000000">
        <w:rPr>
          <w:color w:val="4472c4"/>
          <w:rtl w:val="0"/>
        </w:rPr>
        <w:t xml:space="preserve">We have added the definition of Cp.</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Eq 2: division by rho_0 in salinity term? → Is this a typo or was the equation used like that or am I missing something?</w:t>
      </w:r>
    </w:p>
    <w:p w:rsidR="00000000" w:rsidDel="00000000" w:rsidP="00000000" w:rsidRDefault="00000000" w:rsidRPr="00000000" w14:paraId="00000068">
      <w:pPr>
        <w:rPr>
          <w:color w:val="4472c4"/>
        </w:rPr>
      </w:pPr>
      <w:r w:rsidDel="00000000" w:rsidR="00000000" w:rsidRPr="00000000">
        <w:rPr>
          <w:color w:val="4472c4"/>
          <w:rtl w:val="0"/>
        </w:rPr>
        <w:t xml:space="preserve">It was a typo</w:t>
      </w:r>
      <w:ins w:author="Camille LIQUE" w:id="27" w:date="2025-03-28T14:26:17Z">
        <w:r w:rsidDel="00000000" w:rsidR="00000000" w:rsidRPr="00000000">
          <w:rPr>
            <w:color w:val="4472c4"/>
            <w:rtl w:val="0"/>
          </w:rPr>
          <w:t xml:space="preserve"> and has been fixed</w:t>
        </w:r>
      </w:ins>
      <w:del w:author="Camille LIQUE" w:id="27" w:date="2025-03-28T14:26:17Z">
        <w:r w:rsidDel="00000000" w:rsidR="00000000" w:rsidRPr="00000000">
          <w:rPr>
            <w:color w:val="4472c4"/>
            <w:rtl w:val="0"/>
          </w:rPr>
          <w:delText xml:space="preserve">, </w:delText>
        </w:r>
      </w:del>
      <w:r w:rsidDel="00000000" w:rsidR="00000000" w:rsidRPr="00000000">
        <w:rPr>
          <w:color w:val="4472c4"/>
          <w:rtl w:val="0"/>
        </w:rPr>
        <w:t xml:space="preserve">thank you.</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ins w:author="Camille LIQUE" w:id="28" w:date="2025-03-28T14:26:38Z"/>
        </w:rPr>
      </w:pPr>
      <w:r w:rsidDel="00000000" w:rsidR="00000000" w:rsidRPr="00000000">
        <w:rPr>
          <w:rtl w:val="0"/>
        </w:rPr>
        <w:t xml:space="preserve">134: WMT undefined (move up from line 138)</w:t>
      </w:r>
      <w:ins w:author="Camille LIQUE" w:id="28" w:date="2025-03-28T14:26:38Z">
        <w:r w:rsidDel="00000000" w:rsidR="00000000" w:rsidRPr="00000000">
          <w:rPr>
            <w:rtl w:val="0"/>
          </w:rPr>
        </w:r>
      </w:ins>
    </w:p>
    <w:p w:rsidR="00000000" w:rsidDel="00000000" w:rsidP="00000000" w:rsidRDefault="00000000" w:rsidRPr="00000000" w14:paraId="0000006B">
      <w:pPr>
        <w:rPr>
          <w:ins w:author="Camille LIQUE" w:id="29" w:date="2025-03-28T14:26:36Z"/>
        </w:rPr>
      </w:pPr>
      <w:ins w:author="Camille LIQUE" w:id="28" w:date="2025-03-28T14:26:38Z">
        <w:r w:rsidDel="00000000" w:rsidR="00000000" w:rsidRPr="00000000">
          <w:rPr>
            <w:rtl w:val="0"/>
          </w:rPr>
          <w:t xml:space="preserve">Fixed</w:t>
        </w:r>
      </w:ins>
      <w:r w:rsidDel="00000000" w:rsidR="00000000" w:rsidRPr="00000000">
        <w:rPr>
          <w:rtl w:val="0"/>
        </w:rPr>
        <w:t xml:space="preserve"> </w:t>
      </w:r>
      <w:ins w:author="Camille LIQUE" w:id="29" w:date="2025-03-28T14:26:36Z">
        <w:r w:rsidDel="00000000" w:rsidR="00000000" w:rsidRPr="00000000">
          <w:rPr>
            <w:rtl w:val="0"/>
          </w:rPr>
        </w:r>
      </w:ins>
    </w:p>
    <w:p w:rsidR="00000000" w:rsidDel="00000000" w:rsidP="00000000" w:rsidRDefault="00000000" w:rsidRPr="00000000" w14:paraId="0000006C">
      <w:pPr>
        <w:rPr>
          <w:ins w:author="Camille LIQUE" w:id="29" w:date="2025-03-28T14:26:36Z"/>
        </w:rPr>
      </w:pPr>
      <w:ins w:author="Camille LIQUE" w:id="29" w:date="2025-03-28T14:26:36Z">
        <w:r w:rsidDel="00000000" w:rsidR="00000000" w:rsidRPr="00000000">
          <w:rPr>
            <w:rtl w:val="0"/>
          </w:rPr>
        </w:r>
      </w:ins>
    </w:p>
    <w:p w:rsidR="00000000" w:rsidDel="00000000" w:rsidP="00000000" w:rsidRDefault="00000000" w:rsidRPr="00000000" w14:paraId="0000006D">
      <w:pPr>
        <w:rPr/>
      </w:pPr>
      <w:r w:rsidDel="00000000" w:rsidR="00000000" w:rsidRPr="00000000">
        <w:rPr>
          <w:rtl w:val="0"/>
        </w:rPr>
        <w:t xml:space="preserve">141: σ is potential density minus 1000</w:t>
      </w:r>
    </w:p>
    <w:p w:rsidR="00000000" w:rsidDel="00000000" w:rsidP="00000000" w:rsidRDefault="00000000" w:rsidRPr="00000000" w14:paraId="0000006E">
      <w:pPr>
        <w:rPr>
          <w:color w:val="4472c4"/>
        </w:rPr>
      </w:pPr>
      <w:ins w:author="Camille LIQUE" w:id="30" w:date="2025-03-28T14:26:43Z">
        <w:r w:rsidDel="00000000" w:rsidR="00000000" w:rsidRPr="00000000">
          <w:rPr>
            <w:color w:val="4472c4"/>
            <w:rtl w:val="0"/>
            <w:rPrChange w:author="Camille LIQUE" w:id="31" w:date="2025-03-28T14:26:43Z">
              <w:rPr/>
            </w:rPrChange>
          </w:rPr>
          <w:t xml:space="preserve">Fixed</w:t>
        </w:r>
      </w:ins>
      <w:del w:author="Camille LIQUE" w:id="30" w:date="2025-03-28T14:26:43Z">
        <w:r w:rsidDel="00000000" w:rsidR="00000000" w:rsidRPr="00000000">
          <w:rPr>
            <w:color w:val="4472c4"/>
            <w:rtl w:val="0"/>
            <w:rPrChange w:author="Camille LIQUE" w:id="31" w:date="2025-03-28T14:26:43Z">
              <w:rPr>
                <w:color w:val="4472c4"/>
              </w:rPr>
            </w:rPrChange>
          </w:rPr>
          <w:delText xml:space="preserve">Done</w:delText>
        </w:r>
      </w:del>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162-167: There is some resemblance between the model and observations, but there are also massive regional differences. Showing the difference between model and observations would make the picture much clearer.</w:t>
      </w:r>
    </w:p>
    <w:p w:rsidR="00000000" w:rsidDel="00000000" w:rsidP="00000000" w:rsidRDefault="00000000" w:rsidRPr="00000000" w14:paraId="00000071">
      <w:pPr>
        <w:rPr/>
      </w:pPr>
      <w:r w:rsidDel="00000000" w:rsidR="00000000" w:rsidRPr="00000000">
        <w:rPr>
          <w:rtl w:val="0"/>
        </w:rPr>
        <w:t xml:space="preserve">In general, there is no evaluation of the model simulation against observations. How well does the model reproduce the sea ice fields and their seasonality? What about the ocean stratification and different water masses that are considered later? Since ocean models tend to perform poorly in the Arctic Ocean, some evaluation of the mean fields would be helpful to gain confidence in the model.</w:t>
      </w:r>
    </w:p>
    <w:p w:rsidR="00000000" w:rsidDel="00000000" w:rsidP="00000000" w:rsidRDefault="00000000" w:rsidRPr="00000000" w14:paraId="00000072">
      <w:pPr>
        <w:rPr>
          <w:color w:val="ff0000"/>
        </w:rPr>
      </w:pPr>
      <w:commentRangeStart w:id="22"/>
      <w:r w:rsidDel="00000000" w:rsidR="00000000" w:rsidRPr="00000000">
        <w:rPr>
          <w:color w:val="ff0000"/>
          <w:rtl w:val="0"/>
        </w:rPr>
        <w:t xml:space="preserve">Ask Claude to help me with some of this?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commentRangeStart w:id="23"/>
      <w:r w:rsidDel="00000000" w:rsidR="00000000" w:rsidRPr="00000000">
        <w:rPr>
          <w:rtl w:val="0"/>
        </w:rPr>
        <w:t xml:space="preserve">Fig. 2: Sea ice thickness inside lead is 1-1.5 m? Only 4/10 leads in summer show any sea ice thickness anomaly. What is the mean sea ice thickness for the pixels iden</w:t>
      </w:r>
      <w:ins w:author="Camille LIQUE" w:id="32" w:date="2025-03-28T15:56:42Z">
        <w:r w:rsidDel="00000000" w:rsidR="00000000" w:rsidRPr="00000000">
          <w:rPr>
            <w:rtl w:val="0"/>
          </w:rPr>
          <w:t xml:space="preserve">ti</w:t>
        </w:r>
      </w:ins>
      <w:del w:author="Camille LIQUE" w:id="32" w:date="2025-03-28T15:56:42Z">
        <w:r w:rsidDel="00000000" w:rsidR="00000000" w:rsidRPr="00000000">
          <w:rPr>
            <w:rtl w:val="0"/>
          </w:rPr>
          <w:delText xml:space="preserve">A</w:delText>
        </w:r>
      </w:del>
      <w:r w:rsidDel="00000000" w:rsidR="00000000" w:rsidRPr="00000000">
        <w:rPr>
          <w:rtl w:val="0"/>
        </w:rPr>
        <w:t xml:space="preserve">fied as “leads”? From the snapshot example shown here, there is likely only a very small negative ice thickness anomaly related to leads, but the ice is still</w:t>
      </w:r>
      <w:ins w:author="Camille LIQUE" w:id="33" w:date="2025-03-28T15:56:51Z">
        <w:r w:rsidDel="00000000" w:rsidR="00000000" w:rsidRPr="00000000">
          <w:rPr>
            <w:rtl w:val="0"/>
          </w:rPr>
          <w:t xml:space="preserve"> </w:t>
        </w:r>
      </w:ins>
      <w:r w:rsidDel="00000000" w:rsidR="00000000" w:rsidRPr="00000000">
        <w:rPr>
          <w:rtl w:val="0"/>
        </w:rPr>
        <w:t xml:space="preserve">thick enough to block any direct atmosphere-ocean interaction.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224-225: </w:t>
      </w:r>
      <w:r w:rsidDel="00000000" w:rsidR="00000000" w:rsidRPr="00000000">
        <w:rPr>
          <w:strike w:val="1"/>
          <w:rtl w:val="0"/>
        </w:rPr>
        <w:t xml:space="preserve">Suggesting</w:t>
      </w:r>
      <w:r w:rsidDel="00000000" w:rsidR="00000000" w:rsidRPr="00000000">
        <w:rPr>
          <w:rtl w:val="0"/>
        </w:rPr>
        <w:t xml:space="preserve"> The shift from ice formation in winter to ice melting in summer is well known. The change of sign of the buoyancy flux is related to this.</w:t>
      </w:r>
    </w:p>
    <w:p w:rsidR="00000000" w:rsidDel="00000000" w:rsidP="00000000" w:rsidRDefault="00000000" w:rsidRPr="00000000" w14:paraId="00000077">
      <w:pPr>
        <w:rPr>
          <w:color w:val="4472c4"/>
        </w:rPr>
      </w:pPr>
      <w:r w:rsidDel="00000000" w:rsidR="00000000" w:rsidRPr="00000000">
        <w:rPr>
          <w:color w:val="4472c4"/>
          <w:rtl w:val="0"/>
        </w:rPr>
        <w:t xml:space="preserve">We have replaced suggesting with “due to”.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rtl w:val="0"/>
        </w:rPr>
        <w:t xml:space="preserve">Fig. S2: MIZ haline contribution = MIZ lead haline contribution → see major comment above. The effect of direct atmosphere-ocean interaction is parameterized by sea ice concentration. </w:t>
      </w:r>
      <w:commentRangeStart w:id="24"/>
      <w:r w:rsidDel="00000000" w:rsidR="00000000" w:rsidRPr="00000000">
        <w:rPr>
          <w:rtl w:val="0"/>
        </w:rPr>
        <w:t xml:space="preserve">So, for the MIZ at least 20% of the grid cell area has open ocean conditions.</w:t>
      </w:r>
      <w:commentRangeEnd w:id="24"/>
      <w:r w:rsidDel="00000000" w:rsidR="00000000" w:rsidRPr="00000000">
        <w:commentReference w:id="24"/>
      </w:r>
      <w:r w:rsidDel="00000000" w:rsidR="00000000" w:rsidRPr="00000000">
        <w:rPr>
          <w:rFonts w:ascii="Times New Roman" w:cs="Times New Roman" w:eastAsia="Times New Roman" w:hAnsi="Times New Roman"/>
          <w:color w:val="954f72"/>
          <w:sz w:val="16"/>
          <w:szCs w:val="16"/>
          <w:rtl w:val="0"/>
        </w:rPr>
        <w:t xml:space="preserve">[MOU6]</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7A">
      <w:pPr>
        <w:rPr>
          <w:b w:val="1"/>
          <w:color w:val="4472c4"/>
          <w:highlight w:val="yellow"/>
        </w:rPr>
      </w:pPr>
      <w:r w:rsidDel="00000000" w:rsidR="00000000" w:rsidRPr="00000000">
        <w:rPr>
          <w:b w:val="1"/>
          <w:color w:val="4472c4"/>
          <w:highlight w:val="yellow"/>
          <w:rtl w:val="0"/>
        </w:rPr>
        <w:t xml:space="preserve">That’s what all models do, and we have a simulation that is beyond the state of the art. Mention that this is now addressed in the conclusion as a suggestion on how to improve the subgrid parametrization of leads being included in the heat and salt fluxes.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Fig 4: Why are there different color schemes for WMT in no-lead/lead areas. I find this confusing, because I assumed that two different color schemes indicate two different variables.</w:t>
      </w:r>
    </w:p>
    <w:p w:rsidR="00000000" w:rsidDel="00000000" w:rsidP="00000000" w:rsidRDefault="00000000" w:rsidRPr="00000000" w14:paraId="0000007D">
      <w:pPr>
        <w:rPr>
          <w:color w:val="4472c4"/>
        </w:rPr>
      </w:pPr>
      <w:r w:rsidDel="00000000" w:rsidR="00000000" w:rsidRPr="00000000">
        <w:rPr>
          <w:color w:val="4472c4"/>
          <w:rtl w:val="0"/>
        </w:rPr>
        <w:t xml:space="preserve">We have changed the colour schemes to be the same and noted the different colorbar scales in the caption.</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292: Using instant model outputs instead of daily averages might be a solution to some of the issues</w:t>
      </w:r>
    </w:p>
    <w:p w:rsidR="00000000" w:rsidDel="00000000" w:rsidP="00000000" w:rsidRDefault="00000000" w:rsidRPr="00000000" w14:paraId="00000080">
      <w:pPr>
        <w:rPr>
          <w:color w:val="4472c4"/>
        </w:rPr>
      </w:pPr>
      <w:r w:rsidDel="00000000" w:rsidR="00000000" w:rsidRPr="00000000">
        <w:rPr>
          <w:color w:val="4472c4"/>
          <w:rtl w:val="0"/>
        </w:rPr>
        <w:t xml:space="preserve">We acknowledge in the conclusions the limits in regarding our simulation. Despite this, our simulation is a one of kind, ultra high resolution, that has required very significant computing resources to be produced. It is thus impossible for us to rerun the simulation in order to e.g. change the output frequency (as suggested by the reviewer).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Cited work:</w:t>
      </w:r>
    </w:p>
    <w:p w:rsidR="00000000" w:rsidDel="00000000" w:rsidP="00000000" w:rsidRDefault="00000000" w:rsidRPr="00000000" w14:paraId="00000083">
      <w:pPr>
        <w:rPr>
          <w:color w:val="954f72"/>
          <w:u w:val="single"/>
        </w:rPr>
      </w:pPr>
      <w:r w:rsidDel="00000000" w:rsidR="00000000" w:rsidRPr="00000000">
        <w:rPr>
          <w:rtl w:val="0"/>
        </w:rPr>
        <w:t xml:space="preserve">Hersbach, H., Bell, B., Berrisford, P., Hirahara, S., Horányi, A., Muñoz-Sabater, J., et al. (2020). The ERA5 global reanalysis. Quarterly Journal of the Royal Meteorological Society, 146(730), 1999–2049. </w:t>
      </w:r>
      <w:hyperlink r:id="rId10">
        <w:r w:rsidDel="00000000" w:rsidR="00000000" w:rsidRPr="00000000">
          <w:rPr>
            <w:color w:val="954f72"/>
            <w:u w:val="single"/>
            <w:rtl w:val="0"/>
          </w:rPr>
          <w:t xml:space="preserve">https://doi.org/10.1002/qj.3803</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color w:val="954f72"/>
          <w:u w:val="single"/>
        </w:rPr>
      </w:pPr>
      <w:r w:rsidDel="00000000" w:rsidR="00000000" w:rsidRPr="00000000">
        <w:rPr>
          <w:rtl w:val="0"/>
        </w:rPr>
        <w:t xml:space="preserve">Hutter, N., Zampieri, L., &amp; Losch, M. (2019). Leads and ridges in Arctic sea ice from RGPS data and a new tracking algorithm. Cryosphere, 13(2), 627–645. </w:t>
      </w:r>
      <w:hyperlink r:id="rId11">
        <w:r w:rsidDel="00000000" w:rsidR="00000000" w:rsidRPr="00000000">
          <w:rPr>
            <w:color w:val="954f72"/>
            <w:u w:val="single"/>
            <w:rtl w:val="0"/>
          </w:rPr>
          <w:t xml:space="preserve">https://doi.org/10.5194/tc-13-627-2019</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Dear </w:t>
      </w:r>
      <w:r w:rsidDel="00000000" w:rsidR="00000000" w:rsidRPr="00000000">
        <w:rPr>
          <w:rFonts w:ascii="Calibri" w:cs="Calibri" w:eastAsia="Calibri" w:hAnsi="Calibri"/>
          <w:highlight w:val="white"/>
          <w:rtl w:val="0"/>
        </w:rPr>
        <w:t xml:space="preserve">Mathieu Morlighem</w:t>
      </w:r>
      <w:r w:rsidDel="00000000" w:rsidR="00000000" w:rsidRPr="00000000">
        <w:rPr>
          <w:rFonts w:ascii="Calibri" w:cs="Calibri" w:eastAsia="Calibri" w:hAnsi="Calibri"/>
          <w:rtl w:val="0"/>
        </w:rPr>
        <w:t xml:space="preserve">,</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We would like to thank you and the reviewers for the reviews of our manuscript titled “</w:t>
      </w:r>
      <w:r w:rsidDel="00000000" w:rsidR="00000000" w:rsidRPr="00000000">
        <w:rPr>
          <w:rFonts w:ascii="Calibri" w:cs="Calibri" w:eastAsia="Calibri" w:hAnsi="Calibri"/>
          <w:highlight w:val="white"/>
          <w:rtl w:val="0"/>
        </w:rPr>
        <w:t xml:space="preserve">Is the surface forcing through sea ice leads transferred to the Arctic Ocean interior?”</w:t>
      </w:r>
      <w:r w:rsidDel="00000000" w:rsidR="00000000" w:rsidRPr="00000000">
        <w:rPr>
          <w:rFonts w:ascii="Calibri" w:cs="Calibri" w:eastAsia="Calibri" w:hAnsi="Calibri"/>
          <w:rtl w:val="0"/>
        </w:rPr>
        <w:t xml:space="preserve">. </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submitting a revised version of the manuscript, we would like to raise some of our concerns to you and get your opinion on our evaluation of the feasibility to eventually publish our paper in GRL. </w:t>
      </w:r>
    </w:p>
    <w:p w:rsidR="00000000" w:rsidDel="00000000" w:rsidP="00000000" w:rsidRDefault="00000000" w:rsidRPr="00000000" w14:paraId="000000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Reviewer 1 has raised good points and critics on the current version of the manuscript, and we believe that our responses and revisions could adequately address their concerns , and  enhance clarity and scientific rigor of the paper. </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contrast, we are a bit puzzled by some of the feedback provided by Reviewer 2, and we are afraid to  find ourselves at an impasse when trying to address their comments. Their main critique is that our study’s findings are invalidated by the simulation’s inability to “realistically” represent sea ice leads, which they argue undermines our conclusions regarding the relevance of these leads in Arctic Ocean dynamics. We politely but firmly disagree with this assessment.</w:t>
      </w:r>
    </w:p>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Several recents studies such as </w:t>
      </w:r>
      <w:r w:rsidDel="00000000" w:rsidR="00000000" w:rsidRPr="00000000">
        <w:rPr>
          <w:rFonts w:ascii="Calibri" w:cs="Calibri" w:eastAsia="Calibri" w:hAnsi="Calibri"/>
          <w:color w:val="1c1d1e"/>
          <w:rtl w:val="0"/>
        </w:rPr>
        <w:t xml:space="preserve">Hutter, N, et.al. 2022 have assessed in high resolution models that simulations with resolutions smaller to 2km are able to capture the important air-ice-ocean interaction processes, although they may indeed misrepresent some of the lead properties. Our simulation falls within this category with a resolution of ~800m, and we show that, indeed, we capture many leads and fractures everywhere in the sea ice pack</w:t>
      </w:r>
      <w:r w:rsidDel="00000000" w:rsidR="00000000" w:rsidRPr="00000000">
        <w:rPr>
          <w:rFonts w:ascii="Calibri" w:cs="Calibri" w:eastAsia="Calibri" w:hAnsi="Calibri"/>
          <w:rtl w:val="0"/>
        </w:rPr>
        <w:t xml:space="preserve">. The absence of a strong imprint of leads on the ocean surface and below in our results is not a limitation but rather a crucial finding. Additionally, we provide, for the first time, a detailed quantification of the impact of resolving leads in a model for the ocean conditions at large scale. </w:t>
      </w:r>
    </w:p>
    <w:p w:rsidR="00000000" w:rsidDel="00000000" w:rsidP="00000000" w:rsidRDefault="00000000" w:rsidRPr="00000000" w14:paraId="00000091">
      <w:pPr>
        <w:rPr>
          <w:color w:val="4472c4"/>
        </w:rPr>
      </w:pPr>
      <w:r w:rsidDel="00000000" w:rsidR="00000000" w:rsidRPr="00000000">
        <w:rPr>
          <w:rFonts w:ascii="Calibri" w:cs="Calibri" w:eastAsia="Calibri" w:hAnsi="Calibri"/>
          <w:rtl w:val="0"/>
        </w:rPr>
        <w:t xml:space="preserve"> </w:t>
      </w:r>
      <w:r w:rsidDel="00000000" w:rsidR="00000000" w:rsidRPr="00000000">
        <w:rPr>
          <w:color w:val="4472c4"/>
          <w:rtl w:val="0"/>
        </w:rPr>
        <w:t xml:space="preserve">At the same time, we would also want to emphasize that, for now, it would be totally un-feasible to produce a pan-Arctic simulation using a discrete sea-ice model, as this type of models have only been used in idealized configurations and/or small domains, and their applicability at basin scale remains to be demonstrated.</w:t>
      </w:r>
    </w:p>
    <w:p w:rsidR="00000000" w:rsidDel="00000000" w:rsidP="00000000" w:rsidRDefault="00000000" w:rsidRPr="00000000" w14:paraId="00000092">
      <w:pPr>
        <w:spacing w:after="240" w:before="240" w:lineRule="auto"/>
        <w:rPr>
          <w:rFonts w:ascii="Calibri" w:cs="Calibri" w:eastAsia="Calibri" w:hAnsi="Calibri"/>
          <w:color w:val="0d0d0d"/>
          <w:highlight w:val="white"/>
        </w:rPr>
      </w:pPr>
      <w:r w:rsidDel="00000000" w:rsidR="00000000" w:rsidRPr="00000000">
        <w:rPr>
          <w:rFonts w:ascii="Calibri" w:cs="Calibri" w:eastAsia="Calibri" w:hAnsi="Calibri"/>
          <w:rtl w:val="0"/>
        </w:rPr>
        <w:t xml:space="preserve">We are committed to improving the manuscript and fostering constructive scientific dialogue, by answering the comments as best as we can. At the same time, we kindly seek your guidance on how to proceed in such situations where a fundamental disagreement might prevent consensus. Would </w:t>
      </w:r>
      <w:r w:rsidDel="00000000" w:rsidR="00000000" w:rsidRPr="00000000">
        <w:rPr>
          <w:rFonts w:ascii="Calibri" w:cs="Calibri" w:eastAsia="Calibri" w:hAnsi="Calibri"/>
          <w:color w:val="0d0d0d"/>
          <w:highlight w:val="white"/>
          <w:rtl w:val="0"/>
        </w:rPr>
        <w:t xml:space="preserve">you consider seeking an additional opinion after our resubmission to ensure a balanced evaluation?</w:t>
      </w:r>
    </w:p>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Thank you again for the opportunity to revise and resubmit our manuscript. We look forward to your advice and are committed to providing a revised version that reflects the constructive input received.</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954f72"/>
          <w:sz w:val="16"/>
          <w:szCs w:val="16"/>
          <w:rtl w:val="0"/>
        </w:rPr>
        <w:t xml:space="preserve">[MOU1]</w:t>
      </w:r>
      <w:r w:rsidDel="00000000" w:rsidR="00000000" w:rsidRPr="00000000">
        <w:rPr>
          <w:rFonts w:ascii="Times New Roman" w:cs="Times New Roman" w:eastAsia="Times New Roman" w:hAnsi="Times New Roman"/>
          <w:sz w:val="20"/>
          <w:szCs w:val="20"/>
          <w:rtl w:val="0"/>
        </w:rPr>
        <w:t xml:space="preserve">How should we answer to this comment?</w:t>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idea is to say that because of the continuous nature of the model, in addition to averaging between the different sea-ice categories, we will not see an open ocean per se.</w:t>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954f72"/>
          <w:sz w:val="16"/>
          <w:szCs w:val="16"/>
          <w:rtl w:val="0"/>
        </w:rPr>
        <w:t xml:space="preserve">[MOU2]</w:t>
      </w:r>
      <w:r w:rsidDel="00000000" w:rsidR="00000000" w:rsidRPr="00000000">
        <w:rPr>
          <w:rFonts w:ascii="Times New Roman" w:cs="Times New Roman" w:eastAsia="Times New Roman" w:hAnsi="Times New Roman"/>
          <w:sz w:val="20"/>
          <w:szCs w:val="20"/>
          <w:rtl w:val="0"/>
        </w:rPr>
        <w:t xml:space="preserve">Make sure I’ve done this in the full manuscript</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954f72"/>
          <w:sz w:val="16"/>
          <w:szCs w:val="16"/>
          <w:rtl w:val="0"/>
        </w:rPr>
        <w:t xml:space="preserve">[MOU3]</w:t>
      </w:r>
      <w:r w:rsidDel="00000000" w:rsidR="00000000" w:rsidRPr="00000000">
        <w:rPr>
          <w:rFonts w:ascii="Times New Roman" w:cs="Times New Roman" w:eastAsia="Times New Roman" w:hAnsi="Times New Roman"/>
          <w:sz w:val="20"/>
          <w:szCs w:val="20"/>
          <w:rtl w:val="0"/>
        </w:rPr>
        <w:t xml:space="preserve">Need concentration, not categories, to then compute the fluxes. </w:t>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954f72"/>
          <w:sz w:val="16"/>
          <w:szCs w:val="16"/>
          <w:rtl w:val="0"/>
        </w:rPr>
        <w:t xml:space="preserve">[MOU4]</w:t>
      </w:r>
      <w:r w:rsidDel="00000000" w:rsidR="00000000" w:rsidRPr="00000000">
        <w:rPr>
          <w:rFonts w:ascii="Times New Roman" w:cs="Times New Roman" w:eastAsia="Times New Roman" w:hAnsi="Times New Roman"/>
          <w:sz w:val="20"/>
          <w:szCs w:val="20"/>
          <w:rtl w:val="0"/>
        </w:rPr>
        <w:t xml:space="preserve">Discuss</w:t>
      </w:r>
    </w:p>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954f72"/>
          <w:sz w:val="16"/>
          <w:szCs w:val="16"/>
          <w:rtl w:val="0"/>
        </w:rPr>
        <w:t xml:space="preserve">[MOU5]</w:t>
      </w:r>
      <w:r w:rsidDel="00000000" w:rsidR="00000000" w:rsidRPr="00000000">
        <w:rPr>
          <w:rFonts w:ascii="Times New Roman" w:cs="Times New Roman" w:eastAsia="Times New Roman" w:hAnsi="Times New Roman"/>
          <w:sz w:val="20"/>
          <w:szCs w:val="20"/>
          <w:rtl w:val="0"/>
        </w:rPr>
        <w:t xml:space="preserve">Check this.</w:t>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954f72"/>
          <w:sz w:val="16"/>
          <w:szCs w:val="16"/>
          <w:rtl w:val="0"/>
        </w:rPr>
        <w:t xml:space="preserve">[MOU6]</w:t>
      </w:r>
      <w:r w:rsidDel="00000000" w:rsidR="00000000" w:rsidRPr="00000000">
        <w:rPr>
          <w:rFonts w:ascii="Times New Roman" w:cs="Times New Roman" w:eastAsia="Times New Roman" w:hAnsi="Times New Roman"/>
          <w:sz w:val="20"/>
          <w:szCs w:val="20"/>
          <w:rtl w:val="0"/>
        </w:rPr>
        <w:t xml:space="preserve">Discuss</w:t>
      </w:r>
    </w:p>
    <w:p w:rsidR="00000000" w:rsidDel="00000000" w:rsidP="00000000" w:rsidRDefault="00000000" w:rsidRPr="00000000" w14:paraId="0000009D">
      <w:pPr>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mille LIQUE" w:id="6" w:date="2025-03-28T09:26:17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do</w:t>
      </w:r>
    </w:p>
  </w:comment>
  <w:comment w:author="Camille LIQUE" w:id="11" w:date="2025-03-28T11:08:1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higher densities in SEDNA?</w:t>
      </w:r>
    </w:p>
  </w:comment>
  <w:comment w:author="Camille LIQUE" w:id="10" w:date="2025-03-28T11:05:46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again, in the abstract, you say 22 vs 25%. So i think these percentages quoted in this sentence are super misleading.</w:t>
      </w:r>
    </w:p>
  </w:comment>
  <w:comment w:author="Camille LIQUE" w:id="15" w:date="2025-03-28T15:54:2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advice with these major issues: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would make one big answer at the end rather than after each paragraph. That means we can just disagree on some parts.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would start by disagree on the last paragraph saying that our model does say something, and that doing floe resolving simulation is crazy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i would discuss that leads have a lower concentration, and thus an impact on the surface flux, and say it is kind of standard to detect and attribute leads as we have done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then finish on what you have done to address part of it, ie 1) redo with the full divergence. 2) add some discussion in the text to discuss the fact that we only take the grid cell flux, and not the part within the leads solely...</w:t>
      </w:r>
    </w:p>
  </w:comment>
  <w:comment w:author="Camille LIQUE" w:id="9" w:date="2025-03-28T10:41:04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repeat what i ve written about sea ice concentration dropping when you have a lead, allowing you to reproduce subgrid features.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then the heat flux is scale by sea ice concentration is the heat conservation budget.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say that we agree and the buoyancy is not driving the opening of the leads, it appears after the leads is generated (and maybe revise line 196-197 along these lines)</w:t>
      </w:r>
    </w:p>
  </w:comment>
  <w:comment w:author="Camille LIQUE" w:id="24" w:date="2025-03-28T15:59:48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understand the question. Yes the MIZ is between 15 and 80 % concentration, so yes there are leads there</w:t>
      </w:r>
    </w:p>
  </w:comment>
  <w:comment w:author="Camille LIQUE" w:id="5" w:date="2025-03-27T17:23:34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 that is not a parameterization!</w:t>
      </w:r>
    </w:p>
  </w:comment>
  <w:comment w:author="Camille LIQUE" w:id="23" w:date="2025-03-28T15:57:4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 you are now also showing concentration, which is more relevant for the fluxes. Also, is there a different section where you could find larger signatures?</w:t>
      </w:r>
    </w:p>
  </w:comment>
  <w:comment w:author="Camille LIQUE" w:id="7" w:date="2025-03-28T10:28:11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also agree this could be remove</w:t>
      </w:r>
    </w:p>
  </w:comment>
  <w:comment w:author="Camille LIQUE" w:id="19" w:date="2025-03-28T15:37:16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part is irrelevant. The part you dont take into account comes from your calculation (that cannot be done better because of the saved outputs), not because of the model i believe</w:t>
      </w:r>
    </w:p>
  </w:comment>
  <w:comment w:author="Camille LIQUE" w:id="21" w:date="2025-03-28T15:49:15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no. You scale the forcing by the sea ice concentration, so the flux are very different !</w:t>
      </w:r>
    </w:p>
  </w:comment>
  <w:comment w:author="Camille LIQUE" w:id="0" w:date="2025-03-27T14:57:08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the important point there, that you do not address. We need to reconcile these two statements more convncinly.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look at figure 3, i dont think it really shows that the Bf are much larger in the leads</w:t>
      </w:r>
    </w:p>
  </w:comment>
  <w:comment w:author="Camille LIQUE" w:id="1" w:date="2025-03-27T14:58:19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of the comments after comes from that misunderstanding</w:t>
      </w:r>
    </w:p>
  </w:comment>
  <w:comment w:author="Camille LIQUE" w:id="2" w:date="2025-03-27T17:03:25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abstract says 22 versus 25%... so given this it would make more sens to emphasize their contribution is roughly equal to their size...</w:t>
      </w:r>
    </w:p>
  </w:comment>
  <w:comment w:author="Camille LIQUE" w:id="8" w:date="2025-03-28T10:34:41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actually keep these lines and move them to replace l. 124-127</w:t>
      </w:r>
    </w:p>
  </w:comment>
  <w:comment w:author="Camille LIQUE" w:id="3" w:date="2025-03-27T15:03:53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does not work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you do not show that it stays in the ML (it is not just by modifying the MLD, you can increase/decrease S within the ML but keep its depth constant.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part about the model is really not convincing. YOu are basically saying that it might be all wrong.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need to add a few sentenc of discussion in the  conclusion saying that our results suggest that the signal remains in the ML. (but again, given that the flux through the leads are not much bigger than outside, you may not have a big signal to loose within the ML</w:t>
      </w:r>
    </w:p>
  </w:comment>
  <w:comment w:author="Camille LIQUE" w:id="22" w:date="2025-03-28T15:56:31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add the winter/summer sea ice extent and thickness from the model and observation for that year.. and maybe the mean FWC and AW max T in the model and climatology? and make a SI about it?</w:t>
      </w:r>
    </w:p>
  </w:comment>
  <w:comment w:author="Camille LIQUE" w:id="20" w:date="2025-03-28T15:48:05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the whole point there! But yes we underestimate by taking the buoyancy in the whole grid cell and not only in its ice free part</w:t>
      </w:r>
    </w:p>
  </w:comment>
  <w:comment w:author="Camille LIQUE" w:id="12" w:date="2025-03-28T11:10:14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probably you want to say in the conclusion that we do not consider the full volume budget, of which our SWMT is just one term (we would need to consider advection, and SWMT in open ocean/polynyas)</w:t>
      </w:r>
    </w:p>
  </w:comment>
  <w:comment w:author="Camille LIQUE" w:id="13" w:date="2025-03-28T11:10:56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cannot say that!!</w:t>
      </w:r>
    </w:p>
  </w:comment>
  <w:comment w:author="Camille LIQUE" w:id="18" w:date="2025-03-28T15:22:45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 parameterization!!</w:t>
      </w:r>
    </w:p>
  </w:comment>
  <w:comment w:author="Camille LIQUE" w:id="4" w:date="2025-03-27T17:05:21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i agree with your answer but that is not fully true either. Sea ice forms and melt in different locations, so yes in most of the basin sea ice processes is important. But nevermind</w:t>
      </w:r>
    </w:p>
  </w:comment>
  <w:comment w:author="Camille LIQUE" w:id="16" w:date="2025-03-28T14:25:43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 something on that. That we have added concentration plots, adn that part of the grid cell is ice free</w:t>
      </w:r>
    </w:p>
  </w:comment>
  <w:comment w:author="Camille LIQUE" w:id="14" w:date="2025-03-28T11:14:0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reword this</w:t>
      </w:r>
    </w:p>
  </w:comment>
  <w:comment w:author="Camille LIQUE" w:id="17" w:date="2025-03-28T15:35:24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i think we need to argue that, as soon as the concentration drops below 100%, any model represent some direct atmosphere/ocean interaction. The heat flux is scaled by the concentration in the model. What is true however, is that you compute the buoyancy for the full grid cell.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i.org/10.5194/tc-13-627-2019" TargetMode="External"/><Relationship Id="rId10" Type="http://schemas.openxmlformats.org/officeDocument/2006/relationships/hyperlink" Target="https://doi.org/10.1002/qj.3803" TargetMode="External"/><Relationship Id="rId12" Type="http://schemas.openxmlformats.org/officeDocument/2006/relationships/footer" Target="footer1.xml"/><Relationship Id="rId9" Type="http://schemas.openxmlformats.org/officeDocument/2006/relationships/hyperlink" Target="https://doi.org/10.5194/tc-15-4527-202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1175/JPO-D-20-01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